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BB167" w14:textId="77777777" w:rsidR="00783FEC" w:rsidRDefault="00AC4557" w:rsidP="00783FEC">
      <w:pPr>
        <w:spacing w:beforeLines="200" w:before="480" w:after="120" w:line="360" w:lineRule="auto"/>
        <w:rPr>
          <w:b/>
          <w:bCs/>
          <w:sz w:val="32"/>
          <w:szCs w:val="32"/>
          <w:u w:val="single"/>
        </w:rPr>
      </w:pPr>
      <w:r w:rsidRPr="00783FEC">
        <w:rPr>
          <w:b/>
          <w:bCs/>
          <w:sz w:val="32"/>
          <w:szCs w:val="32"/>
          <w:u w:val="single"/>
        </w:rPr>
        <w:t>How you created the MVP</w:t>
      </w:r>
    </w:p>
    <w:p w14:paraId="0AC2153F" w14:textId="51973765" w:rsidR="00783FEC" w:rsidRPr="00C33E68" w:rsidRDefault="00783FEC" w:rsidP="00AC4557">
      <w:pPr>
        <w:spacing w:beforeLines="200" w:before="480" w:after="120" w:line="360" w:lineRule="auto"/>
        <w:rPr>
          <w:b/>
          <w:bCs/>
          <w:sz w:val="32"/>
          <w:szCs w:val="32"/>
          <w:u w:val="single"/>
        </w:rPr>
      </w:pPr>
      <w:r>
        <w:rPr>
          <w:b/>
          <w:bCs/>
          <w:sz w:val="32"/>
          <w:szCs w:val="32"/>
          <w:u w:val="single"/>
        </w:rPr>
        <w:t>GPT</w:t>
      </w:r>
      <w:r w:rsidRPr="00783FEC">
        <w:rPr>
          <w:b/>
          <w:bCs/>
          <w:sz w:val="32"/>
          <w:szCs w:val="32"/>
          <w:u w:val="single"/>
        </w:rPr>
        <w:t xml:space="preserve"> Dev Work</w:t>
      </w:r>
    </w:p>
    <w:p w14:paraId="56BFFF6F" w14:textId="77777777" w:rsidR="00AC4557" w:rsidRPr="00AC4557" w:rsidRDefault="00AC4557" w:rsidP="00AC4557">
      <w:pPr>
        <w:pStyle w:val="ListParagraph"/>
        <w:numPr>
          <w:ilvl w:val="0"/>
          <w:numId w:val="1"/>
        </w:numPr>
        <w:spacing w:beforeLines="200" w:before="480" w:after="120" w:line="360" w:lineRule="auto"/>
        <w:ind w:left="0" w:hanging="425"/>
      </w:pPr>
      <w:r w:rsidRPr="00AC4557">
        <w:t xml:space="preserve">First you created the </w:t>
      </w:r>
      <w:proofErr w:type="spellStart"/>
      <w:r w:rsidRPr="00AC4557">
        <w:t>ui</w:t>
      </w:r>
      <w:proofErr w:type="spellEnd"/>
      <w:r w:rsidRPr="00AC4557">
        <w:t xml:space="preserve"> in </w:t>
      </w:r>
      <w:proofErr w:type="spellStart"/>
      <w:r w:rsidRPr="00AC4557">
        <w:t>figma</w:t>
      </w:r>
      <w:proofErr w:type="spellEnd"/>
      <w:r w:rsidRPr="00AC4557">
        <w:t xml:space="preserve"> make, downloaded the code offline</w:t>
      </w:r>
    </w:p>
    <w:p w14:paraId="1EB72337" w14:textId="77777777" w:rsidR="00AC4557" w:rsidRPr="00AC4557" w:rsidRDefault="00AC4557" w:rsidP="00AC4557">
      <w:pPr>
        <w:pStyle w:val="ListParagraph"/>
        <w:spacing w:beforeLines="200" w:before="480" w:after="120" w:line="360" w:lineRule="auto"/>
        <w:ind w:left="0"/>
      </w:pPr>
    </w:p>
    <w:p w14:paraId="72CEA754" w14:textId="77777777" w:rsidR="00AC4557" w:rsidRPr="00AC4557" w:rsidRDefault="00AC4557" w:rsidP="00AC4557">
      <w:pPr>
        <w:pStyle w:val="ListParagraph"/>
        <w:numPr>
          <w:ilvl w:val="0"/>
          <w:numId w:val="1"/>
        </w:numPr>
        <w:spacing w:beforeLines="200" w:before="480" w:after="120" w:line="360" w:lineRule="auto"/>
        <w:ind w:left="0" w:hanging="425"/>
      </w:pPr>
      <w:r w:rsidRPr="00AC4557">
        <w:t xml:space="preserve">Installed packages and hosted only the plain </w:t>
      </w:r>
      <w:proofErr w:type="spellStart"/>
      <w:r w:rsidRPr="00AC4557">
        <w:t>ui</w:t>
      </w:r>
      <w:proofErr w:type="spellEnd"/>
      <w:r w:rsidRPr="00AC4557">
        <w:t xml:space="preserve"> frontend</w:t>
      </w:r>
    </w:p>
    <w:p w14:paraId="7CF6441D" w14:textId="77777777" w:rsidR="00AC4557" w:rsidRPr="00AC4557" w:rsidRDefault="00AC4557" w:rsidP="00AC4557">
      <w:pPr>
        <w:pStyle w:val="ListParagraph"/>
        <w:spacing w:beforeLines="200" w:before="480" w:after="120" w:line="360" w:lineRule="auto"/>
        <w:ind w:left="0"/>
      </w:pPr>
    </w:p>
    <w:p w14:paraId="0E9FFD75" w14:textId="77777777" w:rsidR="00AC4557" w:rsidRPr="00AC4557" w:rsidRDefault="00AC4557" w:rsidP="00AC4557">
      <w:pPr>
        <w:pStyle w:val="ListParagraph"/>
        <w:numPr>
          <w:ilvl w:val="0"/>
          <w:numId w:val="1"/>
        </w:numPr>
        <w:spacing w:beforeLines="200" w:before="480" w:after="120" w:line="360" w:lineRule="auto"/>
        <w:ind w:left="0" w:hanging="425"/>
      </w:pPr>
      <w:r w:rsidRPr="00AC4557">
        <w:t xml:space="preserve">Created a </w:t>
      </w:r>
      <w:proofErr w:type="spellStart"/>
      <w:r w:rsidRPr="00AC4557">
        <w:t>supabase</w:t>
      </w:r>
      <w:proofErr w:type="spellEnd"/>
      <w:r w:rsidRPr="00AC4557">
        <w:t xml:space="preserve"> project, copied and pasted its credentials within a text file </w:t>
      </w:r>
      <w:proofErr w:type="gramStart"/>
      <w:r w:rsidRPr="00AC4557">
        <w:t>and  connected</w:t>
      </w:r>
      <w:proofErr w:type="gramEnd"/>
      <w:r w:rsidRPr="00AC4557">
        <w:t xml:space="preserve"> it with a frontend</w:t>
      </w:r>
    </w:p>
    <w:p w14:paraId="2ACB1ACB" w14:textId="77777777" w:rsidR="00AC4557" w:rsidRPr="00AC4557" w:rsidRDefault="00AC4557" w:rsidP="00AC4557">
      <w:pPr>
        <w:pStyle w:val="ListParagraph"/>
        <w:spacing w:beforeLines="200" w:before="480" w:after="120" w:line="360" w:lineRule="auto"/>
        <w:ind w:left="0"/>
      </w:pPr>
    </w:p>
    <w:p w14:paraId="4CCF9471" w14:textId="77777777" w:rsidR="00AC4557" w:rsidRPr="00AC4557" w:rsidRDefault="00AC4557" w:rsidP="00AC4557">
      <w:pPr>
        <w:pStyle w:val="ListParagraph"/>
        <w:numPr>
          <w:ilvl w:val="0"/>
          <w:numId w:val="1"/>
        </w:numPr>
        <w:spacing w:beforeLines="200" w:before="480" w:after="120" w:line="360" w:lineRule="auto"/>
        <w:ind w:left="0" w:hanging="425"/>
      </w:pPr>
      <w:r w:rsidRPr="00AC4557">
        <w:t>Also created necessary server files</w:t>
      </w:r>
    </w:p>
    <w:p w14:paraId="527EA3D1" w14:textId="77777777" w:rsidR="00AC4557" w:rsidRPr="00AC4557" w:rsidRDefault="00AC4557" w:rsidP="00AC4557">
      <w:pPr>
        <w:pStyle w:val="ListParagraph"/>
        <w:spacing w:beforeLines="200" w:before="480" w:after="120" w:line="360" w:lineRule="auto"/>
        <w:ind w:left="0"/>
      </w:pPr>
    </w:p>
    <w:p w14:paraId="5F5F70ED" w14:textId="77777777" w:rsidR="00AC4557" w:rsidRPr="00AC4557" w:rsidRDefault="00AC4557" w:rsidP="00AC4557">
      <w:pPr>
        <w:pStyle w:val="ListParagraph"/>
        <w:numPr>
          <w:ilvl w:val="0"/>
          <w:numId w:val="1"/>
        </w:numPr>
        <w:spacing w:beforeLines="200" w:before="480" w:after="120" w:line="360" w:lineRule="auto"/>
        <w:ind w:left="0" w:hanging="425"/>
      </w:pPr>
      <w:r w:rsidRPr="00AC4557">
        <w:t xml:space="preserve">Created all the necessary tables, keys in the </w:t>
      </w:r>
      <w:proofErr w:type="spellStart"/>
      <w:r w:rsidRPr="00AC4557">
        <w:t>supabase</w:t>
      </w:r>
      <w:proofErr w:type="spellEnd"/>
      <w:r w:rsidRPr="00AC4557">
        <w:t xml:space="preserve"> project </w:t>
      </w:r>
    </w:p>
    <w:p w14:paraId="6B7C126E" w14:textId="77777777" w:rsidR="00AC4557" w:rsidRPr="00AC4557" w:rsidRDefault="00AC4557" w:rsidP="00AC4557">
      <w:pPr>
        <w:pStyle w:val="ListParagraph"/>
        <w:spacing w:beforeLines="200" w:before="480" w:after="120" w:line="360" w:lineRule="auto"/>
        <w:ind w:left="0"/>
      </w:pPr>
    </w:p>
    <w:p w14:paraId="11DBFA1A" w14:textId="77777777" w:rsidR="00AC4557" w:rsidRPr="00AC4557" w:rsidRDefault="00AC4557" w:rsidP="00AC4557">
      <w:pPr>
        <w:pStyle w:val="ListParagraph"/>
        <w:numPr>
          <w:ilvl w:val="0"/>
          <w:numId w:val="1"/>
        </w:numPr>
        <w:spacing w:beforeLines="200" w:before="480" w:after="120" w:line="360" w:lineRule="auto"/>
        <w:ind w:left="0" w:hanging="425"/>
      </w:pPr>
      <w:r w:rsidRPr="00AC4557">
        <w:t xml:space="preserve">Connected all the code by creating a </w:t>
      </w:r>
      <w:proofErr w:type="spellStart"/>
      <w:r w:rsidRPr="00AC4557">
        <w:t>supabase</w:t>
      </w:r>
      <w:proofErr w:type="spellEnd"/>
      <w:r w:rsidRPr="00AC4557">
        <w:t xml:space="preserve"> client externally, then modified each screen’s code to connect it with </w:t>
      </w:r>
      <w:proofErr w:type="spellStart"/>
      <w:r w:rsidRPr="00AC4557">
        <w:t>supabase</w:t>
      </w:r>
      <w:proofErr w:type="spellEnd"/>
      <w:r w:rsidRPr="00AC4557">
        <w:t xml:space="preserve"> backend and log in entries with table </w:t>
      </w:r>
    </w:p>
    <w:p w14:paraId="3F167FE7" w14:textId="77777777" w:rsidR="00AC4557" w:rsidRPr="00AC4557" w:rsidRDefault="00AC4557" w:rsidP="00AC4557">
      <w:pPr>
        <w:pStyle w:val="ListParagraph"/>
        <w:spacing w:beforeLines="200" w:before="480" w:after="120" w:line="360" w:lineRule="auto"/>
        <w:ind w:left="0"/>
      </w:pPr>
    </w:p>
    <w:p w14:paraId="5D358D32" w14:textId="77777777" w:rsidR="00AC4557" w:rsidRPr="00AC4557" w:rsidRDefault="00AC4557" w:rsidP="00AC4557">
      <w:pPr>
        <w:pStyle w:val="ListParagraph"/>
        <w:numPr>
          <w:ilvl w:val="0"/>
          <w:numId w:val="1"/>
        </w:numPr>
        <w:spacing w:beforeLines="200" w:before="480" w:after="120" w:line="360" w:lineRule="auto"/>
        <w:ind w:left="0" w:hanging="425"/>
      </w:pPr>
      <w:r w:rsidRPr="00AC4557">
        <w:t xml:space="preserve">Had auth problem with </w:t>
      </w:r>
      <w:proofErr w:type="spellStart"/>
      <w:r w:rsidRPr="00AC4557">
        <w:t>supabase</w:t>
      </w:r>
      <w:proofErr w:type="spellEnd"/>
      <w:r w:rsidRPr="00AC4557">
        <w:t xml:space="preserve"> for quite some time, where entries were not getting recorded for non-verified, fake email users so you made a provision to log in and record both real/dummy users </w:t>
      </w:r>
    </w:p>
    <w:p w14:paraId="6A768D8E" w14:textId="77777777" w:rsidR="00AC4557" w:rsidRPr="00AC4557" w:rsidRDefault="00AC4557" w:rsidP="00AC4557">
      <w:pPr>
        <w:pStyle w:val="ListParagraph"/>
        <w:spacing w:beforeLines="200" w:before="480" w:after="120" w:line="360" w:lineRule="auto"/>
        <w:ind w:left="0"/>
      </w:pPr>
    </w:p>
    <w:p w14:paraId="61216AFB" w14:textId="77777777" w:rsidR="00AC4557" w:rsidRPr="00AC4557" w:rsidRDefault="00AC4557" w:rsidP="00AC4557">
      <w:pPr>
        <w:pStyle w:val="ListParagraph"/>
        <w:numPr>
          <w:ilvl w:val="0"/>
          <w:numId w:val="1"/>
        </w:numPr>
        <w:spacing w:beforeLines="200" w:before="480" w:after="120" w:line="360" w:lineRule="auto"/>
        <w:ind w:left="0" w:hanging="425"/>
      </w:pPr>
      <w:r w:rsidRPr="00AC4557">
        <w:t>Even after fake users were registered, the issue was they were not recording entries in users table only in profiles</w:t>
      </w:r>
    </w:p>
    <w:p w14:paraId="5A121CB0" w14:textId="77777777" w:rsidR="00AC4557" w:rsidRPr="00AC4557" w:rsidRDefault="00AC4557" w:rsidP="00AC4557">
      <w:pPr>
        <w:pStyle w:val="ListParagraph"/>
        <w:spacing w:beforeLines="200" w:before="480" w:after="120" w:line="360" w:lineRule="auto"/>
        <w:ind w:left="0"/>
      </w:pPr>
    </w:p>
    <w:p w14:paraId="03E36F4C" w14:textId="77777777" w:rsidR="00AC4557" w:rsidRPr="00AC4557" w:rsidRDefault="00AC4557" w:rsidP="00AC4557">
      <w:pPr>
        <w:pStyle w:val="ListParagraph"/>
        <w:numPr>
          <w:ilvl w:val="0"/>
          <w:numId w:val="1"/>
        </w:numPr>
        <w:spacing w:beforeLines="200" w:before="480" w:after="120" w:line="360" w:lineRule="auto"/>
        <w:ind w:left="0" w:hanging="425"/>
      </w:pPr>
      <w:r w:rsidRPr="00AC4557">
        <w:lastRenderedPageBreak/>
        <w:t xml:space="preserve">You created an API provision that uses the search feature of location, roads, pincode, etc and connected it to the frontend code as well as backend table entries (google maps, </w:t>
      </w:r>
      <w:proofErr w:type="spellStart"/>
      <w:r w:rsidRPr="00AC4557">
        <w:t>mapplsindia</w:t>
      </w:r>
      <w:proofErr w:type="spellEnd"/>
      <w:r w:rsidRPr="00AC4557">
        <w:t xml:space="preserve">, uber </w:t>
      </w:r>
      <w:proofErr w:type="gramStart"/>
      <w:r w:rsidRPr="00AC4557">
        <w:t>didn’t</w:t>
      </w:r>
      <w:proofErr w:type="gramEnd"/>
      <w:r w:rsidRPr="00AC4557">
        <w:t xml:space="preserve"> work)</w:t>
      </w:r>
    </w:p>
    <w:p w14:paraId="4731648A" w14:textId="77777777" w:rsidR="00AC4557" w:rsidRPr="00AC4557" w:rsidRDefault="00AC4557" w:rsidP="00AC4557">
      <w:pPr>
        <w:pStyle w:val="ListParagraph"/>
        <w:spacing w:beforeLines="200" w:before="480" w:after="120" w:line="360" w:lineRule="auto"/>
        <w:ind w:left="0"/>
      </w:pPr>
    </w:p>
    <w:p w14:paraId="4CEAE93C" w14:textId="77777777" w:rsidR="00AC4557" w:rsidRPr="00AC4557" w:rsidRDefault="00AC4557" w:rsidP="00AC4557">
      <w:pPr>
        <w:pStyle w:val="ListParagraph"/>
        <w:numPr>
          <w:ilvl w:val="0"/>
          <w:numId w:val="1"/>
        </w:numPr>
        <w:spacing w:beforeLines="200" w:before="480" w:after="120" w:line="360" w:lineRule="auto"/>
        <w:ind w:left="0" w:hanging="425"/>
      </w:pPr>
      <w:r w:rsidRPr="00AC4557">
        <w:t xml:space="preserve">The user’s location is only recorded and saved in the report screen, if they </w:t>
      </w:r>
      <w:proofErr w:type="gramStart"/>
      <w:r w:rsidRPr="00AC4557">
        <w:t>don’t</w:t>
      </w:r>
      <w:proofErr w:type="gramEnd"/>
      <w:r w:rsidRPr="00AC4557">
        <w:t xml:space="preserve"> reach there it </w:t>
      </w:r>
      <w:proofErr w:type="gramStart"/>
      <w:r w:rsidRPr="00AC4557">
        <w:t>isn’t</w:t>
      </w:r>
      <w:proofErr w:type="gramEnd"/>
      <w:r w:rsidRPr="00AC4557">
        <w:t xml:space="preserve"> saved yet, even if location granted</w:t>
      </w:r>
    </w:p>
    <w:p w14:paraId="6B027A3C" w14:textId="77777777" w:rsidR="00AC4557" w:rsidRPr="00AC4557" w:rsidRDefault="00AC4557" w:rsidP="00AC4557">
      <w:pPr>
        <w:pStyle w:val="ListParagraph"/>
        <w:numPr>
          <w:ilvl w:val="0"/>
          <w:numId w:val="1"/>
        </w:numPr>
        <w:spacing w:beforeLines="200" w:before="480" w:after="120" w:line="360" w:lineRule="auto"/>
        <w:ind w:left="0" w:hanging="425"/>
      </w:pPr>
      <w:r w:rsidRPr="00AC4557">
        <w:t xml:space="preserve">Added a trigger where confirmed users are automatically added to </w:t>
      </w:r>
      <w:proofErr w:type="spellStart"/>
      <w:proofErr w:type="gramStart"/>
      <w:r w:rsidRPr="00AC4557">
        <w:t>public.users</w:t>
      </w:r>
      <w:proofErr w:type="spellEnd"/>
      <w:proofErr w:type="gramEnd"/>
      <w:r w:rsidRPr="00AC4557">
        <w:t xml:space="preserve"> table after updating </w:t>
      </w:r>
      <w:proofErr w:type="spellStart"/>
      <w:r w:rsidRPr="00AC4557">
        <w:t>email_confirmed</w:t>
      </w:r>
      <w:proofErr w:type="spellEnd"/>
      <w:r w:rsidRPr="00AC4557">
        <w:t xml:space="preserve"> column as true </w:t>
      </w:r>
    </w:p>
    <w:p w14:paraId="59184F06" w14:textId="77777777" w:rsidR="00AC4557" w:rsidRPr="00AC4557" w:rsidRDefault="00AC4557" w:rsidP="00AC4557">
      <w:pPr>
        <w:pStyle w:val="ListParagraph"/>
        <w:spacing w:beforeLines="200" w:before="480" w:after="120" w:line="360" w:lineRule="auto"/>
        <w:ind w:left="0"/>
      </w:pPr>
    </w:p>
    <w:p w14:paraId="149C8382" w14:textId="77777777" w:rsidR="00AC4557" w:rsidRPr="00AC4557" w:rsidRDefault="00AC4557" w:rsidP="00AC4557">
      <w:pPr>
        <w:pStyle w:val="ListParagraph"/>
        <w:numPr>
          <w:ilvl w:val="0"/>
          <w:numId w:val="1"/>
        </w:numPr>
        <w:spacing w:beforeLines="200" w:before="480" w:after="120" w:line="360" w:lineRule="auto"/>
        <w:ind w:left="0" w:hanging="425"/>
      </w:pPr>
      <w:r w:rsidRPr="00AC4557">
        <w:t xml:space="preserve">Removed the provision for automatic authentication for both real and fake users and email id </w:t>
      </w:r>
    </w:p>
    <w:p w14:paraId="536DBC09" w14:textId="77777777" w:rsidR="00AC4557" w:rsidRPr="00AC4557" w:rsidRDefault="00AC4557" w:rsidP="00AC4557">
      <w:pPr>
        <w:pStyle w:val="ListParagraph"/>
        <w:spacing w:beforeLines="200" w:before="480" w:after="120" w:line="360" w:lineRule="auto"/>
        <w:ind w:left="0"/>
      </w:pPr>
    </w:p>
    <w:p w14:paraId="33D38CBF" w14:textId="77777777" w:rsidR="00AC4557" w:rsidRPr="00AC4557" w:rsidRDefault="00AC4557" w:rsidP="00AC4557">
      <w:pPr>
        <w:pStyle w:val="ListParagraph"/>
        <w:numPr>
          <w:ilvl w:val="0"/>
          <w:numId w:val="1"/>
        </w:numPr>
        <w:spacing w:beforeLines="200" w:before="480" w:after="120" w:line="360" w:lineRule="auto"/>
        <w:ind w:left="0" w:hanging="425"/>
      </w:pPr>
      <w:r w:rsidRPr="00AC4557">
        <w:t xml:space="preserve">Had a prob where </w:t>
      </w:r>
      <w:proofErr w:type="spellStart"/>
      <w:r w:rsidRPr="00AC4557">
        <w:t>db</w:t>
      </w:r>
      <w:proofErr w:type="spellEnd"/>
      <w:r w:rsidRPr="00AC4557">
        <w:t xml:space="preserve"> and </w:t>
      </w:r>
      <w:proofErr w:type="spellStart"/>
      <w:r w:rsidRPr="00AC4557">
        <w:t>enpoint</w:t>
      </w:r>
      <w:proofErr w:type="spellEnd"/>
      <w:r w:rsidRPr="00AC4557">
        <w:t xml:space="preserve"> trigger worked one after the other for real email ids creating duplicate entries and not registering a real user </w:t>
      </w:r>
    </w:p>
    <w:p w14:paraId="55CB4F4E" w14:textId="77777777" w:rsidR="00AC4557" w:rsidRPr="00AC4557" w:rsidRDefault="00AC4557" w:rsidP="00AC4557">
      <w:pPr>
        <w:pStyle w:val="ListParagraph"/>
        <w:spacing w:beforeLines="200" w:before="480" w:after="120" w:line="360" w:lineRule="auto"/>
        <w:ind w:left="0"/>
      </w:pPr>
    </w:p>
    <w:p w14:paraId="73AE4DF5" w14:textId="77777777" w:rsidR="00AC4557" w:rsidRPr="00AC4557" w:rsidRDefault="00AC4557" w:rsidP="00AC4557">
      <w:pPr>
        <w:pStyle w:val="ListParagraph"/>
        <w:numPr>
          <w:ilvl w:val="0"/>
          <w:numId w:val="1"/>
        </w:numPr>
        <w:spacing w:beforeLines="200" w:before="480" w:after="120" w:line="360" w:lineRule="auto"/>
        <w:ind w:left="0" w:hanging="425"/>
      </w:pPr>
      <w:r w:rsidRPr="00AC4557">
        <w:t xml:space="preserve">Setting up </w:t>
      </w:r>
      <w:proofErr w:type="spellStart"/>
      <w:r w:rsidRPr="00AC4557">
        <w:t>mailtrap</w:t>
      </w:r>
      <w:proofErr w:type="spellEnd"/>
      <w:r w:rsidRPr="00AC4557">
        <w:t xml:space="preserve"> for email confirmation links </w:t>
      </w:r>
    </w:p>
    <w:p w14:paraId="00F19C0E" w14:textId="77777777" w:rsidR="00AC4557" w:rsidRPr="00AC4557" w:rsidRDefault="00AC4557" w:rsidP="00AC4557">
      <w:pPr>
        <w:pStyle w:val="ListParagraph"/>
      </w:pPr>
    </w:p>
    <w:p w14:paraId="4FFC75DD" w14:textId="77777777" w:rsidR="00AC4557" w:rsidRPr="00AC4557" w:rsidRDefault="00AC4557" w:rsidP="00AC4557">
      <w:pPr>
        <w:pStyle w:val="ListParagraph"/>
        <w:ind w:left="0"/>
      </w:pPr>
      <w:r w:rsidRPr="00AC4557">
        <w:t xml:space="preserve">Errors, troubleshooting, work after restart </w:t>
      </w:r>
    </w:p>
    <w:p w14:paraId="234282A5" w14:textId="77777777" w:rsidR="00AC4557" w:rsidRPr="00AC4557" w:rsidRDefault="00AC4557" w:rsidP="00AC4557">
      <w:pPr>
        <w:pStyle w:val="ListParagraph"/>
        <w:ind w:left="0"/>
      </w:pPr>
    </w:p>
    <w:p w14:paraId="499AAD56" w14:textId="77777777" w:rsidR="00AC4557" w:rsidRPr="00AC4557" w:rsidRDefault="00AC4557" w:rsidP="00AC4557">
      <w:pPr>
        <w:pStyle w:val="ListParagraph"/>
        <w:numPr>
          <w:ilvl w:val="0"/>
          <w:numId w:val="1"/>
        </w:numPr>
        <w:ind w:left="0" w:hanging="426"/>
      </w:pPr>
      <w:proofErr w:type="spellStart"/>
      <w:r w:rsidRPr="00AC4557">
        <w:t>Jsx</w:t>
      </w:r>
      <w:proofErr w:type="spellEnd"/>
      <w:r w:rsidRPr="00AC4557">
        <w:t xml:space="preserve"> element error, removing that and editing and creating </w:t>
      </w:r>
      <w:proofErr w:type="spellStart"/>
      <w:proofErr w:type="gramStart"/>
      <w:r w:rsidRPr="00AC4557">
        <w:t>tsconfig.json</w:t>
      </w:r>
      <w:proofErr w:type="spellEnd"/>
      <w:proofErr w:type="gramEnd"/>
    </w:p>
    <w:p w14:paraId="4DF89B53" w14:textId="77777777" w:rsidR="00AC4557" w:rsidRPr="00AC4557" w:rsidRDefault="00AC4557" w:rsidP="00AC4557">
      <w:pPr>
        <w:pStyle w:val="ListParagraph"/>
        <w:ind w:left="0"/>
      </w:pPr>
    </w:p>
    <w:p w14:paraId="556BAC3F" w14:textId="77777777" w:rsidR="00AC4557" w:rsidRPr="00AC4557" w:rsidRDefault="00AC4557" w:rsidP="00AC4557">
      <w:pPr>
        <w:pStyle w:val="ListParagraph"/>
        <w:numPr>
          <w:ilvl w:val="0"/>
          <w:numId w:val="1"/>
        </w:numPr>
        <w:ind w:left="0" w:hanging="426"/>
      </w:pPr>
      <w:r w:rsidRPr="00AC4557">
        <w:t xml:space="preserve">Connecting to server </w:t>
      </w:r>
    </w:p>
    <w:p w14:paraId="1EBBD8B6" w14:textId="77777777" w:rsidR="00AC4557" w:rsidRPr="00AC4557" w:rsidRDefault="00AC4557" w:rsidP="00AC4557">
      <w:pPr>
        <w:pStyle w:val="ListParagraph"/>
        <w:ind w:left="0"/>
      </w:pPr>
    </w:p>
    <w:p w14:paraId="27758035" w14:textId="77777777" w:rsidR="00AC4557" w:rsidRPr="00AC4557" w:rsidRDefault="00AC4557" w:rsidP="00AC4557">
      <w:pPr>
        <w:pStyle w:val="ListParagraph"/>
        <w:numPr>
          <w:ilvl w:val="0"/>
          <w:numId w:val="1"/>
        </w:numPr>
        <w:ind w:left="0" w:hanging="426"/>
      </w:pPr>
      <w:r w:rsidRPr="00AC4557">
        <w:t xml:space="preserve">Favicon </w:t>
      </w:r>
      <w:proofErr w:type="spellStart"/>
      <w:r w:rsidRPr="00AC4557">
        <w:t>ico</w:t>
      </w:r>
      <w:proofErr w:type="spellEnd"/>
      <w:r w:rsidRPr="00AC4557">
        <w:t xml:space="preserve"> error</w:t>
      </w:r>
    </w:p>
    <w:p w14:paraId="61C42CAC" w14:textId="77777777" w:rsidR="00AC4557" w:rsidRPr="00AC4557" w:rsidRDefault="00AC4557" w:rsidP="00AC4557">
      <w:pPr>
        <w:pStyle w:val="ListParagraph"/>
        <w:ind w:left="0"/>
      </w:pPr>
    </w:p>
    <w:p w14:paraId="3DF29DE6" w14:textId="77777777" w:rsidR="00AC4557" w:rsidRPr="00AC4557" w:rsidRDefault="00AC4557" w:rsidP="00AC4557">
      <w:pPr>
        <w:pStyle w:val="ListParagraph"/>
        <w:numPr>
          <w:ilvl w:val="0"/>
          <w:numId w:val="1"/>
        </w:numPr>
        <w:ind w:left="0" w:hanging="426"/>
      </w:pPr>
      <w:r w:rsidRPr="00AC4557">
        <w:t>Added a trigger when user gets confirmed moves from profiles to users (subset)</w:t>
      </w:r>
    </w:p>
    <w:p w14:paraId="1FA04B1C" w14:textId="77777777" w:rsidR="00AC4557" w:rsidRPr="00AC4557" w:rsidRDefault="00AC4557" w:rsidP="00AC4557">
      <w:pPr>
        <w:pStyle w:val="ListParagraph"/>
        <w:ind w:left="0"/>
      </w:pPr>
    </w:p>
    <w:p w14:paraId="636E40BE" w14:textId="77777777" w:rsidR="00AC4557" w:rsidRPr="00AC4557" w:rsidRDefault="00AC4557" w:rsidP="00AC4557">
      <w:pPr>
        <w:pStyle w:val="ListParagraph"/>
        <w:numPr>
          <w:ilvl w:val="0"/>
          <w:numId w:val="1"/>
        </w:numPr>
        <w:ind w:left="0" w:hanging="426"/>
      </w:pPr>
      <w:r w:rsidRPr="00AC4557">
        <w:t xml:space="preserve">Changed screen code accordingly </w:t>
      </w:r>
    </w:p>
    <w:p w14:paraId="17B6B57B" w14:textId="77777777" w:rsidR="00AC4557" w:rsidRPr="00AC4557" w:rsidRDefault="00AC4557" w:rsidP="00AC4557">
      <w:pPr>
        <w:pStyle w:val="ListParagraph"/>
      </w:pPr>
    </w:p>
    <w:p w14:paraId="575CFE35" w14:textId="77777777" w:rsidR="00AC4557" w:rsidRPr="00AC4557" w:rsidRDefault="00AC4557" w:rsidP="00AC4557">
      <w:pPr>
        <w:pStyle w:val="ListParagraph"/>
        <w:numPr>
          <w:ilvl w:val="0"/>
          <w:numId w:val="1"/>
        </w:numPr>
        <w:ind w:left="0" w:hanging="426"/>
      </w:pPr>
      <w:r w:rsidRPr="00AC4557">
        <w:t xml:space="preserve">Screen blanking if registered with legit email id, fixing double triggers </w:t>
      </w:r>
      <w:proofErr w:type="spellStart"/>
      <w:r w:rsidRPr="00AC4557">
        <w:t>api</w:t>
      </w:r>
      <w:proofErr w:type="spellEnd"/>
      <w:r w:rsidRPr="00AC4557">
        <w:t xml:space="preserve"> request + </w:t>
      </w:r>
      <w:proofErr w:type="spellStart"/>
      <w:r w:rsidRPr="00AC4557">
        <w:t>db</w:t>
      </w:r>
      <w:proofErr w:type="spellEnd"/>
      <w:r w:rsidRPr="00AC4557">
        <w:t xml:space="preserve"> logic, deleting legit records, back and forth, </w:t>
      </w:r>
    </w:p>
    <w:p w14:paraId="25911EE2" w14:textId="77777777" w:rsidR="00AC4557" w:rsidRPr="00AC4557" w:rsidRDefault="00AC4557" w:rsidP="00AC4557">
      <w:pPr>
        <w:pStyle w:val="ListParagraph"/>
        <w:ind w:left="0"/>
      </w:pPr>
    </w:p>
    <w:p w14:paraId="4B5A7F98" w14:textId="77777777" w:rsidR="00AC4557" w:rsidRPr="00AC4557" w:rsidRDefault="00AC4557" w:rsidP="00AC4557">
      <w:pPr>
        <w:pStyle w:val="ListParagraph"/>
        <w:numPr>
          <w:ilvl w:val="0"/>
          <w:numId w:val="1"/>
        </w:numPr>
        <w:ind w:left="-142"/>
      </w:pPr>
      <w:proofErr w:type="spellStart"/>
      <w:r w:rsidRPr="00AC4557">
        <w:t>Mailtrap</w:t>
      </w:r>
      <w:proofErr w:type="spellEnd"/>
      <w:r w:rsidRPr="00AC4557">
        <w:t xml:space="preserve"> issues </w:t>
      </w:r>
    </w:p>
    <w:p w14:paraId="69DDCC99" w14:textId="77777777" w:rsidR="00AC4557" w:rsidRPr="00AC4557" w:rsidRDefault="00AC4557" w:rsidP="00AC4557">
      <w:pPr>
        <w:pStyle w:val="ListParagraph"/>
        <w:ind w:left="-142"/>
      </w:pPr>
    </w:p>
    <w:p w14:paraId="7CFEF660" w14:textId="77777777" w:rsidR="00AC4557" w:rsidRPr="00AC4557" w:rsidRDefault="00AC4557" w:rsidP="00AC4557">
      <w:pPr>
        <w:pStyle w:val="ListParagraph"/>
        <w:numPr>
          <w:ilvl w:val="0"/>
          <w:numId w:val="1"/>
        </w:numPr>
        <w:ind w:left="-142"/>
      </w:pPr>
      <w:r w:rsidRPr="00AC4557">
        <w:lastRenderedPageBreak/>
        <w:t xml:space="preserve">Find a </w:t>
      </w:r>
      <w:proofErr w:type="spellStart"/>
      <w:r w:rsidRPr="00AC4557">
        <w:t>mailtrap</w:t>
      </w:r>
      <w:proofErr w:type="spellEnd"/>
      <w:r w:rsidRPr="00AC4557">
        <w:t xml:space="preserve"> alt </w:t>
      </w:r>
    </w:p>
    <w:p w14:paraId="5C3EB72F" w14:textId="77777777" w:rsidR="00AC4557" w:rsidRPr="00AC4557" w:rsidRDefault="00AC4557" w:rsidP="00AC4557">
      <w:pPr>
        <w:pStyle w:val="ListParagraph"/>
        <w:ind w:left="-142"/>
      </w:pPr>
    </w:p>
    <w:p w14:paraId="6D067F15" w14:textId="77777777" w:rsidR="00AC4557" w:rsidRPr="00AC4557" w:rsidRDefault="00AC4557" w:rsidP="00AC4557">
      <w:pPr>
        <w:pStyle w:val="ListParagraph"/>
        <w:numPr>
          <w:ilvl w:val="0"/>
          <w:numId w:val="1"/>
        </w:numPr>
        <w:ind w:left="-142"/>
      </w:pPr>
      <w:r w:rsidRPr="00AC4557">
        <w:t xml:space="preserve">Manually sending a magic link from </w:t>
      </w:r>
      <w:proofErr w:type="spellStart"/>
      <w:r w:rsidRPr="00AC4557">
        <w:t>supabase</w:t>
      </w:r>
      <w:proofErr w:type="spellEnd"/>
      <w:r w:rsidRPr="00AC4557">
        <w:t xml:space="preserve"> fails fix it </w:t>
      </w:r>
    </w:p>
    <w:p w14:paraId="2D462FE2" w14:textId="77777777" w:rsidR="00AC4557" w:rsidRPr="00AC4557" w:rsidRDefault="00AC4557" w:rsidP="00AC4557">
      <w:pPr>
        <w:pStyle w:val="ListParagraph"/>
        <w:ind w:left="-142"/>
      </w:pPr>
    </w:p>
    <w:p w14:paraId="78A7B043" w14:textId="77777777" w:rsidR="00AC4557" w:rsidRPr="00AC4557" w:rsidRDefault="00AC4557" w:rsidP="00AC4557">
      <w:pPr>
        <w:pStyle w:val="ListParagraph"/>
        <w:numPr>
          <w:ilvl w:val="0"/>
          <w:numId w:val="1"/>
        </w:numPr>
        <w:ind w:left="-142"/>
      </w:pPr>
      <w:r w:rsidRPr="00AC4557">
        <w:t>Transition of 3</w:t>
      </w:r>
      <w:r w:rsidRPr="00AC4557">
        <w:rPr>
          <w:vertAlign w:val="superscript"/>
        </w:rPr>
        <w:t>rd</w:t>
      </w:r>
      <w:r w:rsidRPr="00AC4557">
        <w:t xml:space="preserve"> screen to 4</w:t>
      </w:r>
      <w:r w:rsidRPr="00AC4557">
        <w:rPr>
          <w:vertAlign w:val="superscript"/>
        </w:rPr>
        <w:t>th</w:t>
      </w:r>
      <w:r w:rsidRPr="00AC4557">
        <w:t>, refreshing back to 3</w:t>
      </w:r>
      <w:r w:rsidRPr="00AC4557">
        <w:rPr>
          <w:vertAlign w:val="superscript"/>
        </w:rPr>
        <w:t>rd</w:t>
      </w:r>
      <w:r w:rsidRPr="00AC4557">
        <w:t>, issue</w:t>
      </w:r>
    </w:p>
    <w:p w14:paraId="5421FF43" w14:textId="77777777" w:rsidR="00AC4557" w:rsidRPr="00AC4557" w:rsidRDefault="00AC4557" w:rsidP="00AC4557">
      <w:pPr>
        <w:pStyle w:val="ListParagraph"/>
        <w:ind w:left="-142"/>
      </w:pPr>
    </w:p>
    <w:p w14:paraId="374A902C" w14:textId="77777777" w:rsidR="00AC4557" w:rsidRPr="00AC4557" w:rsidRDefault="00AC4557" w:rsidP="00AC4557">
      <w:pPr>
        <w:pStyle w:val="ListParagraph"/>
        <w:numPr>
          <w:ilvl w:val="0"/>
          <w:numId w:val="1"/>
        </w:numPr>
        <w:ind w:left="-142"/>
      </w:pPr>
      <w:r w:rsidRPr="00AC4557">
        <w:t xml:space="preserve">Created diff tables for conf and </w:t>
      </w:r>
      <w:proofErr w:type="spellStart"/>
      <w:r w:rsidRPr="00AC4557">
        <w:t>unconf</w:t>
      </w:r>
      <w:proofErr w:type="spellEnd"/>
      <w:r w:rsidRPr="00AC4557">
        <w:t xml:space="preserve"> users </w:t>
      </w:r>
    </w:p>
    <w:p w14:paraId="4289B1DD" w14:textId="77777777" w:rsidR="00AC4557" w:rsidRPr="00AC4557" w:rsidRDefault="00AC4557" w:rsidP="00AC4557">
      <w:pPr>
        <w:pStyle w:val="ListParagraph"/>
      </w:pPr>
    </w:p>
    <w:p w14:paraId="377948DF" w14:textId="77777777" w:rsidR="00AC4557" w:rsidRPr="00AC4557" w:rsidRDefault="00AC4557" w:rsidP="00AC4557">
      <w:pPr>
        <w:pStyle w:val="ListParagraph"/>
        <w:numPr>
          <w:ilvl w:val="0"/>
          <w:numId w:val="1"/>
        </w:numPr>
        <w:ind w:left="-142" w:hanging="425"/>
      </w:pPr>
      <w:r w:rsidRPr="00AC4557">
        <w:t>Page refreshing on 4</w:t>
      </w:r>
      <w:r w:rsidRPr="00AC4557">
        <w:rPr>
          <w:vertAlign w:val="superscript"/>
        </w:rPr>
        <w:t>th</w:t>
      </w:r>
      <w:r w:rsidRPr="00AC4557">
        <w:t xml:space="preserve"> screen to show the msg yet record entries regardless </w:t>
      </w:r>
    </w:p>
    <w:p w14:paraId="42ED67D5" w14:textId="77777777" w:rsidR="00AC4557" w:rsidRPr="00AC4557" w:rsidRDefault="00AC4557" w:rsidP="00AC4557">
      <w:pPr>
        <w:pStyle w:val="ListParagraph"/>
        <w:ind w:left="-142"/>
      </w:pPr>
    </w:p>
    <w:p w14:paraId="28B52189" w14:textId="77777777" w:rsidR="00AC4557" w:rsidRPr="00AC4557" w:rsidRDefault="00AC4557" w:rsidP="00AC4557">
      <w:pPr>
        <w:pStyle w:val="ListParagraph"/>
        <w:numPr>
          <w:ilvl w:val="0"/>
          <w:numId w:val="1"/>
        </w:numPr>
        <w:ind w:left="-142" w:hanging="425"/>
      </w:pPr>
      <w:r w:rsidRPr="00AC4557">
        <w:t xml:space="preserve">Created diff tables for </w:t>
      </w:r>
      <w:proofErr w:type="spellStart"/>
      <w:r w:rsidRPr="00AC4557">
        <w:t>qsn_answers</w:t>
      </w:r>
      <w:proofErr w:type="spellEnd"/>
      <w:r w:rsidRPr="00AC4557">
        <w:t xml:space="preserve"> for conf and </w:t>
      </w:r>
      <w:proofErr w:type="spellStart"/>
      <w:r w:rsidRPr="00AC4557">
        <w:t>unconf</w:t>
      </w:r>
      <w:proofErr w:type="spellEnd"/>
      <w:r w:rsidRPr="00AC4557">
        <w:t xml:space="preserve"> users </w:t>
      </w:r>
    </w:p>
    <w:p w14:paraId="47D43F5D" w14:textId="77777777" w:rsidR="00AC4557" w:rsidRPr="00AC4557" w:rsidRDefault="00AC4557" w:rsidP="00AC4557">
      <w:pPr>
        <w:pStyle w:val="ListParagraph"/>
        <w:ind w:left="-142"/>
      </w:pPr>
    </w:p>
    <w:p w14:paraId="7D2FCCDF" w14:textId="456165CE" w:rsidR="00AC2159" w:rsidRDefault="00AC4557" w:rsidP="00D7076E">
      <w:pPr>
        <w:pStyle w:val="ListParagraph"/>
        <w:numPr>
          <w:ilvl w:val="0"/>
          <w:numId w:val="1"/>
        </w:numPr>
        <w:ind w:left="-142" w:hanging="425"/>
      </w:pPr>
      <w:r w:rsidRPr="00AC4557">
        <w:t>Qs update the same record 2</w:t>
      </w:r>
      <w:r w:rsidRPr="00AC4557">
        <w:rPr>
          <w:vertAlign w:val="superscript"/>
        </w:rPr>
        <w:t>nd</w:t>
      </w:r>
      <w:r w:rsidRPr="00AC4557">
        <w:t xml:space="preserve"> time </w:t>
      </w:r>
    </w:p>
    <w:p w14:paraId="25C4BC5D" w14:textId="77777777" w:rsidR="007F57AC" w:rsidRDefault="007F57AC" w:rsidP="007F57AC">
      <w:pPr>
        <w:pStyle w:val="ListParagraph"/>
      </w:pPr>
    </w:p>
    <w:p w14:paraId="67543D68" w14:textId="44359E96" w:rsidR="007F57AC" w:rsidRPr="00783FEC" w:rsidRDefault="007F57AC" w:rsidP="007F57AC">
      <w:pPr>
        <w:pStyle w:val="ListParagraph"/>
        <w:ind w:left="-142"/>
        <w:rPr>
          <w:b/>
          <w:bCs/>
          <w:sz w:val="32"/>
          <w:szCs w:val="32"/>
          <w:u w:val="single"/>
        </w:rPr>
      </w:pPr>
      <w:r w:rsidRPr="00783FEC">
        <w:rPr>
          <w:b/>
          <w:bCs/>
          <w:sz w:val="32"/>
          <w:szCs w:val="32"/>
          <w:u w:val="single"/>
        </w:rPr>
        <w:t>Gemini Dev Work</w:t>
      </w:r>
    </w:p>
    <w:p w14:paraId="3B29006C" w14:textId="77777777" w:rsidR="007F57AC" w:rsidRDefault="007F57AC" w:rsidP="007F57AC">
      <w:pPr>
        <w:pStyle w:val="ListParagraph"/>
        <w:ind w:left="-142"/>
      </w:pPr>
    </w:p>
    <w:p w14:paraId="032131A5" w14:textId="2D290764" w:rsidR="00D66844" w:rsidRDefault="007F57AC" w:rsidP="00D66844">
      <w:pPr>
        <w:pStyle w:val="ListParagraph"/>
        <w:numPr>
          <w:ilvl w:val="0"/>
          <w:numId w:val="1"/>
        </w:numPr>
        <w:tabs>
          <w:tab w:val="left" w:pos="-142"/>
        </w:tabs>
        <w:ind w:left="-142" w:hanging="425"/>
      </w:pPr>
      <w:proofErr w:type="spellStart"/>
      <w:r>
        <w:t>Qsn</w:t>
      </w:r>
      <w:proofErr w:type="spellEnd"/>
      <w:r>
        <w:t xml:space="preserve"> answers saving report issues, backend integrations</w:t>
      </w:r>
      <w:r w:rsidR="00794B11">
        <w:t xml:space="preserve">; </w:t>
      </w:r>
      <w:proofErr w:type="spellStart"/>
      <w:r w:rsidR="00794B11">
        <w:t>qsn</w:t>
      </w:r>
      <w:proofErr w:type="spellEnd"/>
      <w:r w:rsidR="00794B11">
        <w:t xml:space="preserve"> + report screen</w:t>
      </w:r>
    </w:p>
    <w:p w14:paraId="726DEE54" w14:textId="77777777" w:rsidR="00EB6B18" w:rsidRDefault="00EB6B18" w:rsidP="00EB6B18">
      <w:pPr>
        <w:pStyle w:val="ListParagraph"/>
        <w:tabs>
          <w:tab w:val="left" w:pos="-142"/>
        </w:tabs>
        <w:ind w:left="-142"/>
      </w:pPr>
    </w:p>
    <w:p w14:paraId="63502C1B" w14:textId="074B929C" w:rsidR="00CF23D2" w:rsidRDefault="00CF23D2" w:rsidP="00D66844">
      <w:pPr>
        <w:pStyle w:val="ListParagraph"/>
        <w:numPr>
          <w:ilvl w:val="0"/>
          <w:numId w:val="1"/>
        </w:numPr>
        <w:tabs>
          <w:tab w:val="left" w:pos="-142"/>
        </w:tabs>
        <w:ind w:left="-142" w:hanging="425"/>
      </w:pPr>
      <w:r>
        <w:t>Column id datatype mismatch</w:t>
      </w:r>
      <w:r w:rsidR="00E95A44">
        <w:t xml:space="preserve">, create policy </w:t>
      </w:r>
    </w:p>
    <w:p w14:paraId="52FA1DCD" w14:textId="77777777" w:rsidR="00EB6B18" w:rsidRDefault="00EB6B18" w:rsidP="00EB6B18">
      <w:pPr>
        <w:pStyle w:val="ListParagraph"/>
        <w:tabs>
          <w:tab w:val="left" w:pos="-142"/>
        </w:tabs>
        <w:ind w:left="-142"/>
      </w:pPr>
    </w:p>
    <w:p w14:paraId="77E40B77" w14:textId="7E5D0E4A" w:rsidR="007901E9" w:rsidRDefault="007901E9" w:rsidP="00D66844">
      <w:pPr>
        <w:pStyle w:val="ListParagraph"/>
        <w:numPr>
          <w:ilvl w:val="0"/>
          <w:numId w:val="1"/>
        </w:numPr>
        <w:tabs>
          <w:tab w:val="left" w:pos="-142"/>
        </w:tabs>
        <w:ind w:left="-142" w:hanging="425"/>
      </w:pPr>
      <w:r>
        <w:t>UI fix of removing signed in as msg</w:t>
      </w:r>
    </w:p>
    <w:p w14:paraId="60DBAF52" w14:textId="77777777" w:rsidR="00EB6B18" w:rsidRDefault="00EB6B18" w:rsidP="00EB6B18">
      <w:pPr>
        <w:pStyle w:val="ListParagraph"/>
        <w:tabs>
          <w:tab w:val="left" w:pos="-142"/>
        </w:tabs>
        <w:ind w:left="-142"/>
      </w:pPr>
    </w:p>
    <w:p w14:paraId="76B4F2A4" w14:textId="6056111F" w:rsidR="006A7CEB" w:rsidRDefault="006A7CEB" w:rsidP="00D66844">
      <w:pPr>
        <w:pStyle w:val="ListParagraph"/>
        <w:numPr>
          <w:ilvl w:val="0"/>
          <w:numId w:val="1"/>
        </w:numPr>
        <w:tabs>
          <w:tab w:val="left" w:pos="-142"/>
        </w:tabs>
        <w:ind w:left="-142" w:hanging="425"/>
      </w:pPr>
      <w:r>
        <w:t xml:space="preserve">Button placement, button design in report screen </w:t>
      </w:r>
    </w:p>
    <w:p w14:paraId="7F97A895" w14:textId="77777777" w:rsidR="00EB6B18" w:rsidRDefault="00EB6B18" w:rsidP="00EB6B18">
      <w:pPr>
        <w:pStyle w:val="ListParagraph"/>
        <w:tabs>
          <w:tab w:val="left" w:pos="-142"/>
        </w:tabs>
        <w:ind w:left="-142"/>
        <w:rPr>
          <w:highlight w:val="lightGray"/>
        </w:rPr>
      </w:pPr>
    </w:p>
    <w:p w14:paraId="0DD071AF" w14:textId="66E1CD8E" w:rsidR="00F808D9" w:rsidRPr="00EB6B18" w:rsidRDefault="00F808D9" w:rsidP="00D66844">
      <w:pPr>
        <w:pStyle w:val="ListParagraph"/>
        <w:numPr>
          <w:ilvl w:val="0"/>
          <w:numId w:val="1"/>
        </w:numPr>
        <w:tabs>
          <w:tab w:val="left" w:pos="-142"/>
        </w:tabs>
        <w:ind w:left="-142" w:hanging="425"/>
        <w:rPr>
          <w:highlight w:val="lightGray"/>
        </w:rPr>
      </w:pPr>
      <w:r w:rsidRPr="00EB6B18">
        <w:rPr>
          <w:highlight w:val="lightGray"/>
        </w:rPr>
        <w:t>SendGrid setup</w:t>
      </w:r>
    </w:p>
    <w:p w14:paraId="332E72DE" w14:textId="77777777" w:rsidR="00EB6B18" w:rsidRDefault="00EB6B18" w:rsidP="00EB6B18">
      <w:pPr>
        <w:pStyle w:val="ListParagraph"/>
        <w:tabs>
          <w:tab w:val="left" w:pos="-142"/>
        </w:tabs>
        <w:ind w:left="-142"/>
      </w:pPr>
    </w:p>
    <w:p w14:paraId="5F47FF40" w14:textId="782B60D3" w:rsidR="00A63331" w:rsidRDefault="00A63331" w:rsidP="00D66844">
      <w:pPr>
        <w:pStyle w:val="ListParagraph"/>
        <w:numPr>
          <w:ilvl w:val="0"/>
          <w:numId w:val="1"/>
        </w:numPr>
        <w:tabs>
          <w:tab w:val="left" w:pos="-142"/>
        </w:tabs>
        <w:ind w:left="-142" w:hanging="425"/>
      </w:pPr>
      <w:r>
        <w:t xml:space="preserve">Tunnel setup </w:t>
      </w:r>
    </w:p>
    <w:p w14:paraId="59638730" w14:textId="77777777" w:rsidR="00EB6B18" w:rsidRDefault="00EB6B18" w:rsidP="00EB6B18">
      <w:pPr>
        <w:pStyle w:val="ListParagraph"/>
        <w:tabs>
          <w:tab w:val="left" w:pos="-142"/>
        </w:tabs>
        <w:ind w:left="-142"/>
      </w:pPr>
    </w:p>
    <w:p w14:paraId="35A24466" w14:textId="17F97E00" w:rsidR="001A29DB" w:rsidRDefault="001A29DB" w:rsidP="00D66844">
      <w:pPr>
        <w:pStyle w:val="ListParagraph"/>
        <w:numPr>
          <w:ilvl w:val="0"/>
          <w:numId w:val="1"/>
        </w:numPr>
        <w:tabs>
          <w:tab w:val="left" w:pos="-142"/>
        </w:tabs>
        <w:ind w:left="-142" w:hanging="425"/>
      </w:pPr>
      <w:r>
        <w:t xml:space="preserve">Supabase blocking tunnel requests </w:t>
      </w:r>
    </w:p>
    <w:p w14:paraId="55671D06" w14:textId="77777777" w:rsidR="001344AA" w:rsidRDefault="001344AA" w:rsidP="001344AA">
      <w:pPr>
        <w:pStyle w:val="ListParagraph"/>
      </w:pPr>
    </w:p>
    <w:p w14:paraId="4009DCC4" w14:textId="1413F95F" w:rsidR="001344AA" w:rsidRDefault="001344AA" w:rsidP="00D66844">
      <w:pPr>
        <w:pStyle w:val="ListParagraph"/>
        <w:numPr>
          <w:ilvl w:val="0"/>
          <w:numId w:val="1"/>
        </w:numPr>
        <w:tabs>
          <w:tab w:val="left" w:pos="-142"/>
        </w:tabs>
        <w:ind w:left="-142" w:hanging="425"/>
      </w:pPr>
      <w:r>
        <w:t xml:space="preserve">Baceknd API register code causing error, </w:t>
      </w:r>
      <w:r w:rsidR="00ED654B">
        <w:t xml:space="preserve">web console errors </w:t>
      </w:r>
      <w:r>
        <w:t>removed</w:t>
      </w:r>
    </w:p>
    <w:p w14:paraId="351CFA6F" w14:textId="77777777" w:rsidR="00E543C6" w:rsidRDefault="00E543C6" w:rsidP="00E543C6">
      <w:pPr>
        <w:pStyle w:val="ListParagraph"/>
      </w:pPr>
    </w:p>
    <w:p w14:paraId="48746A40" w14:textId="22D5D05A" w:rsidR="00E543C6" w:rsidRDefault="00E543C6" w:rsidP="00D66844">
      <w:pPr>
        <w:pStyle w:val="ListParagraph"/>
        <w:numPr>
          <w:ilvl w:val="0"/>
          <w:numId w:val="1"/>
        </w:numPr>
        <w:tabs>
          <w:tab w:val="left" w:pos="-142"/>
        </w:tabs>
        <w:ind w:left="-142" w:hanging="425"/>
      </w:pPr>
      <w:r>
        <w:t xml:space="preserve">Blue background fixing, </w:t>
      </w:r>
      <w:proofErr w:type="spellStart"/>
      <w:r>
        <w:t>gemini</w:t>
      </w:r>
      <w:proofErr w:type="spellEnd"/>
      <w:r>
        <w:t xml:space="preserve">, grok, </w:t>
      </w:r>
      <w:proofErr w:type="spellStart"/>
      <w:r>
        <w:t>claude</w:t>
      </w:r>
      <w:proofErr w:type="spellEnd"/>
      <w:r>
        <w:t xml:space="preserve"> a </w:t>
      </w:r>
      <w:proofErr w:type="spellStart"/>
      <w:r>
        <w:t>hellll</w:t>
      </w:r>
      <w:proofErr w:type="spellEnd"/>
      <w:r>
        <w:t xml:space="preserve"> </w:t>
      </w:r>
      <w:proofErr w:type="spellStart"/>
      <w:r>
        <w:t>lottaaa</w:t>
      </w:r>
      <w:proofErr w:type="spellEnd"/>
      <w:r>
        <w:t xml:space="preserve"> time</w:t>
      </w:r>
    </w:p>
    <w:p w14:paraId="6A49092F" w14:textId="77777777" w:rsidR="003360C9" w:rsidRDefault="003360C9" w:rsidP="003360C9">
      <w:pPr>
        <w:pStyle w:val="ListParagraph"/>
      </w:pPr>
    </w:p>
    <w:p w14:paraId="60850621" w14:textId="77150AA8" w:rsidR="003360C9" w:rsidRDefault="003360C9" w:rsidP="00D66844">
      <w:pPr>
        <w:pStyle w:val="ListParagraph"/>
        <w:numPr>
          <w:ilvl w:val="0"/>
          <w:numId w:val="1"/>
        </w:numPr>
        <w:tabs>
          <w:tab w:val="left" w:pos="-142"/>
        </w:tabs>
        <w:ind w:left="-142" w:hanging="425"/>
      </w:pPr>
      <w:r>
        <w:t>Edit location button</w:t>
      </w:r>
      <w:r w:rsidR="00B8247C">
        <w:t xml:space="preserve">, logout button </w:t>
      </w:r>
      <w:proofErr w:type="gramStart"/>
      <w:r w:rsidR="00B8247C">
        <w:t>styling</w:t>
      </w:r>
      <w:proofErr w:type="gramEnd"/>
      <w:r w:rsidR="00B8247C">
        <w:t xml:space="preserve"> and text </w:t>
      </w:r>
    </w:p>
    <w:p w14:paraId="5B08478F" w14:textId="77777777" w:rsidR="00374FA4" w:rsidRDefault="00374FA4" w:rsidP="00374FA4">
      <w:pPr>
        <w:pStyle w:val="ListParagraph"/>
      </w:pPr>
    </w:p>
    <w:p w14:paraId="40F6E6FD" w14:textId="1216455A" w:rsidR="00374FA4" w:rsidRDefault="00374FA4" w:rsidP="00D66844">
      <w:pPr>
        <w:pStyle w:val="ListParagraph"/>
        <w:numPr>
          <w:ilvl w:val="0"/>
          <w:numId w:val="1"/>
        </w:numPr>
        <w:tabs>
          <w:tab w:val="left" w:pos="-142"/>
        </w:tabs>
        <w:ind w:left="-142" w:hanging="425"/>
      </w:pPr>
      <w:r>
        <w:t>Favicon styling and fix</w:t>
      </w:r>
    </w:p>
    <w:p w14:paraId="51D9F408" w14:textId="77777777" w:rsidR="00221770" w:rsidRDefault="00221770" w:rsidP="00221770">
      <w:pPr>
        <w:pStyle w:val="ListParagraph"/>
      </w:pPr>
    </w:p>
    <w:p w14:paraId="48286C92" w14:textId="5C45E6B2" w:rsidR="00221770" w:rsidRDefault="00221770" w:rsidP="00D66844">
      <w:pPr>
        <w:pStyle w:val="ListParagraph"/>
        <w:numPr>
          <w:ilvl w:val="0"/>
          <w:numId w:val="1"/>
        </w:numPr>
        <w:tabs>
          <w:tab w:val="left" w:pos="-142"/>
        </w:tabs>
        <w:ind w:left="-142" w:hanging="425"/>
      </w:pPr>
      <w:r>
        <w:t xml:space="preserve">Icon alignment in entry fields </w:t>
      </w:r>
    </w:p>
    <w:p w14:paraId="3A331E6F" w14:textId="77777777" w:rsidR="00E5775A" w:rsidRDefault="00E5775A" w:rsidP="00E5775A">
      <w:pPr>
        <w:pStyle w:val="ListParagraph"/>
      </w:pPr>
    </w:p>
    <w:p w14:paraId="78CF0D03" w14:textId="3BF5A573" w:rsidR="00E5775A" w:rsidRDefault="00E5775A" w:rsidP="00D66844">
      <w:pPr>
        <w:pStyle w:val="ListParagraph"/>
        <w:numPr>
          <w:ilvl w:val="0"/>
          <w:numId w:val="1"/>
        </w:numPr>
        <w:tabs>
          <w:tab w:val="left" w:pos="-142"/>
        </w:tabs>
        <w:ind w:left="-142" w:hanging="425"/>
      </w:pPr>
      <w:proofErr w:type="spellStart"/>
      <w:r>
        <w:t>Qsn</w:t>
      </w:r>
      <w:proofErr w:type="spellEnd"/>
      <w:r>
        <w:t xml:space="preserve"> screen checkboxes styling and spacing </w:t>
      </w:r>
    </w:p>
    <w:p w14:paraId="1903DD84" w14:textId="77777777" w:rsidR="00E87575" w:rsidRDefault="00E87575" w:rsidP="00E87575">
      <w:pPr>
        <w:pStyle w:val="ListParagraph"/>
      </w:pPr>
    </w:p>
    <w:p w14:paraId="3E13CF48" w14:textId="5E7DE407" w:rsidR="00E87575" w:rsidRDefault="00E87575" w:rsidP="00D66844">
      <w:pPr>
        <w:pStyle w:val="ListParagraph"/>
        <w:numPr>
          <w:ilvl w:val="0"/>
          <w:numId w:val="1"/>
        </w:numPr>
        <w:tabs>
          <w:tab w:val="left" w:pos="-142"/>
        </w:tabs>
        <w:ind w:left="-142" w:hanging="425"/>
      </w:pPr>
      <w:r>
        <w:t xml:space="preserve">Creating diff columns for diff answers for </w:t>
      </w:r>
      <w:proofErr w:type="spellStart"/>
      <w:r>
        <w:t>qsn</w:t>
      </w:r>
      <w:proofErr w:type="spellEnd"/>
      <w:r>
        <w:t xml:space="preserve">, </w:t>
      </w:r>
      <w:proofErr w:type="spellStart"/>
      <w:r>
        <w:t>supabase</w:t>
      </w:r>
      <w:proofErr w:type="spellEnd"/>
      <w:r>
        <w:t xml:space="preserve"> errors</w:t>
      </w:r>
      <w:r w:rsidR="00645A22">
        <w:t xml:space="preserve"> fixed</w:t>
      </w:r>
    </w:p>
    <w:p w14:paraId="7C6E69BD" w14:textId="77777777" w:rsidR="007823AB" w:rsidRDefault="007823AB" w:rsidP="007823AB">
      <w:pPr>
        <w:pStyle w:val="ListParagraph"/>
      </w:pPr>
    </w:p>
    <w:p w14:paraId="5AC2C0E1" w14:textId="0BD00B21" w:rsidR="007823AB" w:rsidRDefault="007823AB" w:rsidP="00D66844">
      <w:pPr>
        <w:pStyle w:val="ListParagraph"/>
        <w:numPr>
          <w:ilvl w:val="0"/>
          <w:numId w:val="1"/>
        </w:numPr>
        <w:tabs>
          <w:tab w:val="left" w:pos="-142"/>
        </w:tabs>
        <w:ind w:left="-142" w:hanging="425"/>
      </w:pPr>
      <w:proofErr w:type="spellStart"/>
      <w:r>
        <w:t>Cloudfared</w:t>
      </w:r>
      <w:proofErr w:type="spellEnd"/>
      <w:r>
        <w:t xml:space="preserve"> tunnel </w:t>
      </w:r>
      <w:proofErr w:type="spellStart"/>
      <w:r>
        <w:t>steup</w:t>
      </w:r>
      <w:proofErr w:type="spellEnd"/>
      <w:r>
        <w:t>, troubleshooting</w:t>
      </w:r>
    </w:p>
    <w:p w14:paraId="40920EB2" w14:textId="77777777" w:rsidR="00A6283A" w:rsidRDefault="00A6283A" w:rsidP="00A6283A">
      <w:pPr>
        <w:pStyle w:val="ListParagraph"/>
      </w:pPr>
    </w:p>
    <w:p w14:paraId="447466A1" w14:textId="4F2C3329" w:rsidR="00A6283A" w:rsidRDefault="00A6283A" w:rsidP="00D66844">
      <w:pPr>
        <w:pStyle w:val="ListParagraph"/>
        <w:numPr>
          <w:ilvl w:val="0"/>
          <w:numId w:val="1"/>
        </w:numPr>
        <w:tabs>
          <w:tab w:val="left" w:pos="-142"/>
        </w:tabs>
        <w:ind w:left="-142" w:hanging="425"/>
      </w:pPr>
      <w:r>
        <w:t xml:space="preserve">Photo/vid report submission config in </w:t>
      </w:r>
      <w:proofErr w:type="spellStart"/>
      <w:r>
        <w:t>supabase</w:t>
      </w:r>
      <w:proofErr w:type="spellEnd"/>
      <w:r>
        <w:t xml:space="preserve"> and code fix</w:t>
      </w:r>
      <w:r w:rsidR="003E702E">
        <w:t xml:space="preserve">, created a logic where </w:t>
      </w:r>
      <w:proofErr w:type="spellStart"/>
      <w:r w:rsidR="003E702E">
        <w:t>unconf</w:t>
      </w:r>
      <w:proofErr w:type="spellEnd"/>
      <w:r w:rsidR="003E702E">
        <w:t xml:space="preserve"> users can upload too</w:t>
      </w:r>
    </w:p>
    <w:p w14:paraId="205CCB6A" w14:textId="77777777" w:rsidR="009D6391" w:rsidRDefault="009D6391" w:rsidP="009D6391">
      <w:pPr>
        <w:pStyle w:val="ListParagraph"/>
      </w:pPr>
    </w:p>
    <w:p w14:paraId="0437C9E3" w14:textId="77777777" w:rsidR="005D6511" w:rsidRDefault="009D6391" w:rsidP="005D6511">
      <w:pPr>
        <w:pStyle w:val="ListParagraph"/>
        <w:numPr>
          <w:ilvl w:val="0"/>
          <w:numId w:val="1"/>
        </w:numPr>
        <w:tabs>
          <w:tab w:val="left" w:pos="-142"/>
        </w:tabs>
        <w:ind w:left="-142" w:hanging="425"/>
      </w:pPr>
      <w:proofErr w:type="spellStart"/>
      <w:r>
        <w:t>Cloudfare</w:t>
      </w:r>
      <w:proofErr w:type="spellEnd"/>
      <w:r>
        <w:t xml:space="preserve"> config issues</w:t>
      </w:r>
    </w:p>
    <w:p w14:paraId="6B48B54C" w14:textId="77777777" w:rsidR="005D6511" w:rsidRDefault="005D6511" w:rsidP="005D6511">
      <w:pPr>
        <w:pStyle w:val="ListParagraph"/>
      </w:pPr>
    </w:p>
    <w:p w14:paraId="175D0CC5" w14:textId="3821D010" w:rsidR="005D6511" w:rsidRPr="00783FEC" w:rsidRDefault="005D6511" w:rsidP="008B2E12">
      <w:pPr>
        <w:pStyle w:val="ListParagraph"/>
        <w:tabs>
          <w:tab w:val="left" w:pos="-142"/>
        </w:tabs>
        <w:ind w:left="-142"/>
        <w:rPr>
          <w:b/>
          <w:bCs/>
          <w:u w:val="single"/>
        </w:rPr>
      </w:pPr>
      <w:r w:rsidRPr="00783FEC">
        <w:rPr>
          <w:b/>
          <w:bCs/>
          <w:sz w:val="32"/>
          <w:szCs w:val="32"/>
          <w:u w:val="single"/>
        </w:rPr>
        <w:t>Grok Dev Work</w:t>
      </w:r>
    </w:p>
    <w:p w14:paraId="57EAF234" w14:textId="77777777" w:rsidR="005D6511" w:rsidRDefault="005D6511" w:rsidP="005D6511">
      <w:pPr>
        <w:pStyle w:val="ListParagraph"/>
      </w:pPr>
    </w:p>
    <w:p w14:paraId="25FADAD8" w14:textId="243281CB" w:rsidR="005D6511" w:rsidRPr="00DA1C25" w:rsidRDefault="005D6511" w:rsidP="005D6511">
      <w:pPr>
        <w:pStyle w:val="ListParagraph"/>
        <w:numPr>
          <w:ilvl w:val="0"/>
          <w:numId w:val="1"/>
        </w:numPr>
        <w:tabs>
          <w:tab w:val="left" w:pos="-142"/>
        </w:tabs>
        <w:ind w:left="-142" w:hanging="425"/>
      </w:pPr>
      <w:r w:rsidRPr="00DA1C25">
        <w:t>Blue background issues</w:t>
      </w:r>
    </w:p>
    <w:p w14:paraId="67EF8EB1" w14:textId="77777777" w:rsidR="005D6511" w:rsidRDefault="005D6511" w:rsidP="005D6511">
      <w:pPr>
        <w:pStyle w:val="ListParagraph"/>
      </w:pPr>
    </w:p>
    <w:p w14:paraId="54A563B9" w14:textId="51F0F9EF" w:rsidR="005D6511" w:rsidRDefault="005D6511" w:rsidP="005D6511">
      <w:pPr>
        <w:pStyle w:val="ListParagraph"/>
        <w:numPr>
          <w:ilvl w:val="0"/>
          <w:numId w:val="1"/>
        </w:numPr>
        <w:tabs>
          <w:tab w:val="left" w:pos="-142"/>
        </w:tabs>
        <w:ind w:left="-142" w:hanging="425"/>
      </w:pPr>
      <w:r>
        <w:t xml:space="preserve">Header for </w:t>
      </w:r>
      <w:proofErr w:type="spellStart"/>
      <w:r>
        <w:t>locperm</w:t>
      </w:r>
      <w:proofErr w:type="spellEnd"/>
      <w:r>
        <w:t xml:space="preserve">, and </w:t>
      </w:r>
      <w:proofErr w:type="spellStart"/>
      <w:r>
        <w:t>locscre</w:t>
      </w:r>
      <w:proofErr w:type="spellEnd"/>
      <w:r>
        <w:t xml:space="preserve"> fixing </w:t>
      </w:r>
    </w:p>
    <w:p w14:paraId="3E403FF7" w14:textId="77777777" w:rsidR="00DA1C25" w:rsidRDefault="00DA1C25" w:rsidP="00DA1C25">
      <w:pPr>
        <w:pStyle w:val="ListParagraph"/>
      </w:pPr>
    </w:p>
    <w:p w14:paraId="6C068EAA" w14:textId="3688C09F" w:rsidR="00DA1C25" w:rsidRDefault="00DA1C25" w:rsidP="00DA1C25">
      <w:pPr>
        <w:pStyle w:val="ListParagraph"/>
        <w:ind w:left="-142"/>
        <w:rPr>
          <w:b/>
          <w:bCs/>
          <w:sz w:val="32"/>
          <w:szCs w:val="32"/>
          <w:u w:val="single"/>
        </w:rPr>
      </w:pPr>
      <w:r>
        <w:rPr>
          <w:b/>
          <w:bCs/>
          <w:sz w:val="32"/>
          <w:szCs w:val="32"/>
          <w:u w:val="single"/>
        </w:rPr>
        <w:t>Claude</w:t>
      </w:r>
      <w:r w:rsidRPr="00783FEC">
        <w:rPr>
          <w:b/>
          <w:bCs/>
          <w:sz w:val="32"/>
          <w:szCs w:val="32"/>
          <w:u w:val="single"/>
        </w:rPr>
        <w:t xml:space="preserve"> Dev Work</w:t>
      </w:r>
    </w:p>
    <w:p w14:paraId="70299FC7" w14:textId="77777777" w:rsidR="00DA1C25" w:rsidRDefault="00DA1C25" w:rsidP="00DA1C25">
      <w:pPr>
        <w:pStyle w:val="ListParagraph"/>
        <w:ind w:left="-142"/>
        <w:rPr>
          <w:b/>
          <w:bCs/>
          <w:sz w:val="32"/>
          <w:szCs w:val="32"/>
          <w:u w:val="single"/>
        </w:rPr>
      </w:pPr>
    </w:p>
    <w:p w14:paraId="40A8DDC9" w14:textId="11F26ADB" w:rsidR="00DA1C25" w:rsidRPr="00DA1C25" w:rsidRDefault="00DA1C25" w:rsidP="00DA1C25">
      <w:pPr>
        <w:pStyle w:val="ListParagraph"/>
        <w:numPr>
          <w:ilvl w:val="0"/>
          <w:numId w:val="1"/>
        </w:numPr>
        <w:tabs>
          <w:tab w:val="left" w:pos="-142"/>
        </w:tabs>
        <w:ind w:left="-142" w:hanging="425"/>
      </w:pPr>
      <w:r w:rsidRPr="00DA1C25">
        <w:t xml:space="preserve">Blue background </w:t>
      </w:r>
      <w:r>
        <w:t>issues</w:t>
      </w:r>
    </w:p>
    <w:p w14:paraId="438E1ECC" w14:textId="77777777" w:rsidR="00DA1C25" w:rsidRDefault="00DA1C25" w:rsidP="00DA1C25">
      <w:pPr>
        <w:tabs>
          <w:tab w:val="left" w:pos="-142"/>
        </w:tabs>
      </w:pPr>
    </w:p>
    <w:p w14:paraId="27DF935B" w14:textId="77777777" w:rsidR="005D6511" w:rsidRDefault="005D6511" w:rsidP="005D6511">
      <w:pPr>
        <w:pStyle w:val="ListParagraph"/>
        <w:tabs>
          <w:tab w:val="left" w:pos="-142"/>
        </w:tabs>
        <w:ind w:left="-142"/>
      </w:pPr>
    </w:p>
    <w:p w14:paraId="7DBBF859" w14:textId="77777777" w:rsidR="0046281F" w:rsidRDefault="0046281F" w:rsidP="00D7076E">
      <w:pPr>
        <w:pStyle w:val="ListParagraph"/>
      </w:pPr>
    </w:p>
    <w:p w14:paraId="52F40A00" w14:textId="77777777" w:rsidR="005E308D" w:rsidRDefault="005E308D" w:rsidP="00D7076E">
      <w:pPr>
        <w:pStyle w:val="ListParagraph"/>
      </w:pPr>
    </w:p>
    <w:p w14:paraId="6388EB10" w14:textId="77777777" w:rsidR="0046281F" w:rsidRDefault="0046281F" w:rsidP="00D7076E">
      <w:pPr>
        <w:pStyle w:val="ListParagraph"/>
      </w:pPr>
    </w:p>
    <w:p w14:paraId="47703727" w14:textId="77777777" w:rsidR="0046281F" w:rsidRDefault="0046281F" w:rsidP="00D7076E">
      <w:pPr>
        <w:pStyle w:val="ListParagraph"/>
      </w:pPr>
    </w:p>
    <w:p w14:paraId="3280BA4D" w14:textId="77777777" w:rsidR="0046281F" w:rsidRDefault="0046281F" w:rsidP="00D7076E">
      <w:pPr>
        <w:pStyle w:val="ListParagraph"/>
      </w:pPr>
    </w:p>
    <w:p w14:paraId="0712AA44" w14:textId="77777777" w:rsidR="0046281F" w:rsidRDefault="0046281F" w:rsidP="00D7076E">
      <w:pPr>
        <w:pStyle w:val="ListParagraph"/>
      </w:pPr>
    </w:p>
    <w:p w14:paraId="034665CF" w14:textId="77777777" w:rsidR="0046281F" w:rsidRDefault="0046281F" w:rsidP="00D7076E">
      <w:pPr>
        <w:pStyle w:val="ListParagraph"/>
      </w:pPr>
    </w:p>
    <w:p w14:paraId="5E2BD824" w14:textId="77777777" w:rsidR="0046281F" w:rsidRDefault="0046281F" w:rsidP="00D7076E">
      <w:pPr>
        <w:pStyle w:val="ListParagraph"/>
      </w:pPr>
    </w:p>
    <w:p w14:paraId="1DAF7E1F" w14:textId="77777777" w:rsidR="0046281F" w:rsidRDefault="0046281F" w:rsidP="00D7076E">
      <w:pPr>
        <w:pStyle w:val="ListParagraph"/>
      </w:pPr>
    </w:p>
    <w:p w14:paraId="67A6042E" w14:textId="77777777" w:rsidR="0046281F" w:rsidRDefault="0046281F" w:rsidP="00D7076E">
      <w:pPr>
        <w:pStyle w:val="ListParagraph"/>
      </w:pPr>
    </w:p>
    <w:p w14:paraId="4F89C8FA" w14:textId="77777777" w:rsidR="0046281F" w:rsidRDefault="0046281F" w:rsidP="00D7076E">
      <w:pPr>
        <w:pStyle w:val="ListParagraph"/>
      </w:pPr>
    </w:p>
    <w:p w14:paraId="5AB29F94" w14:textId="77777777" w:rsidR="0046281F" w:rsidRDefault="0046281F" w:rsidP="00D7076E">
      <w:pPr>
        <w:pStyle w:val="ListParagraph"/>
      </w:pPr>
    </w:p>
    <w:p w14:paraId="63694CDF" w14:textId="77777777" w:rsidR="0046281F" w:rsidRDefault="0046281F" w:rsidP="00D7076E">
      <w:pPr>
        <w:pStyle w:val="ListParagraph"/>
      </w:pPr>
    </w:p>
    <w:p w14:paraId="5AAB7C89" w14:textId="77777777" w:rsidR="0046281F" w:rsidRDefault="0046281F" w:rsidP="00D7076E">
      <w:pPr>
        <w:pStyle w:val="ListParagraph"/>
      </w:pPr>
    </w:p>
    <w:p w14:paraId="3A9E428D" w14:textId="77777777" w:rsidR="0046281F" w:rsidRDefault="0046281F" w:rsidP="00D7076E">
      <w:pPr>
        <w:pStyle w:val="ListParagraph"/>
      </w:pPr>
    </w:p>
    <w:p w14:paraId="159665B5" w14:textId="77777777" w:rsidR="00787CC2" w:rsidRDefault="00787CC2" w:rsidP="00983B50">
      <w:pPr>
        <w:rPr>
          <w:highlight w:val="lightGray"/>
        </w:rPr>
      </w:pPr>
    </w:p>
    <w:p w14:paraId="735F6B8C" w14:textId="77777777" w:rsidR="00787CC2" w:rsidRDefault="00787CC2" w:rsidP="00787CC2">
      <w:pPr>
        <w:pStyle w:val="ListParagraph"/>
        <w:numPr>
          <w:ilvl w:val="0"/>
          <w:numId w:val="40"/>
        </w:numPr>
        <w:ind w:left="0"/>
        <w:rPr>
          <w:highlight w:val="lightGray"/>
        </w:rPr>
      </w:pPr>
    </w:p>
    <w:p w14:paraId="149BB62F" w14:textId="23F1192C" w:rsidR="00983B50" w:rsidRPr="00787CC2" w:rsidRDefault="00983B50" w:rsidP="00787CC2">
      <w:pPr>
        <w:pStyle w:val="ListParagraph"/>
        <w:ind w:left="0"/>
        <w:rPr>
          <w:highlight w:val="lightGray"/>
        </w:rPr>
      </w:pPr>
      <w:r w:rsidRPr="00787CC2">
        <w:rPr>
          <w:highlight w:val="lightGray"/>
        </w:rPr>
        <w:t xml:space="preserve">Revisit this and confirm if this trigger executed   </w:t>
      </w:r>
    </w:p>
    <w:p w14:paraId="34A8DE46" w14:textId="77777777" w:rsidR="00983B50" w:rsidRPr="00787CC2" w:rsidRDefault="00983B50" w:rsidP="00787CC2">
      <w:pPr>
        <w:pStyle w:val="ListParagraph"/>
        <w:ind w:left="0"/>
        <w:rPr>
          <w:highlight w:val="lightGray"/>
        </w:rPr>
      </w:pPr>
      <w:r w:rsidRPr="00787CC2">
        <w:rPr>
          <w:highlight w:val="lightGray"/>
        </w:rPr>
        <w:t xml:space="preserve">When a user verifies their email through the Supabase confirmation link, Supabase updates their record inside the hidden table </w:t>
      </w:r>
      <w:proofErr w:type="spellStart"/>
      <w:proofErr w:type="gramStart"/>
      <w:r w:rsidRPr="00787CC2">
        <w:rPr>
          <w:highlight w:val="lightGray"/>
        </w:rPr>
        <w:t>auth.users</w:t>
      </w:r>
      <w:proofErr w:type="spellEnd"/>
      <w:proofErr w:type="gramEnd"/>
      <w:r w:rsidRPr="00787CC2">
        <w:rPr>
          <w:highlight w:val="lightGray"/>
        </w:rPr>
        <w:t xml:space="preserve"> and sets the column </w:t>
      </w:r>
      <w:proofErr w:type="spellStart"/>
      <w:r w:rsidRPr="00787CC2">
        <w:rPr>
          <w:highlight w:val="lightGray"/>
        </w:rPr>
        <w:t>email_confirmed_at</w:t>
      </w:r>
      <w:proofErr w:type="spellEnd"/>
      <w:r w:rsidRPr="00787CC2">
        <w:rPr>
          <w:highlight w:val="lightGray"/>
        </w:rPr>
        <w:t xml:space="preserve"> to a real timestamp (it was NULL before).</w:t>
      </w:r>
    </w:p>
    <w:p w14:paraId="4D63FBEB" w14:textId="77777777" w:rsidR="00983B50" w:rsidRPr="00787CC2" w:rsidRDefault="00983B50" w:rsidP="00787CC2">
      <w:pPr>
        <w:pStyle w:val="ListParagraph"/>
        <w:ind w:left="0"/>
        <w:rPr>
          <w:highlight w:val="lightGray"/>
        </w:rPr>
      </w:pPr>
      <w:r w:rsidRPr="00787CC2">
        <w:rPr>
          <w:highlight w:val="lightGray"/>
        </w:rPr>
        <w:t>At that exact moment, our trigger function will run.</w:t>
      </w:r>
    </w:p>
    <w:p w14:paraId="0FC45412" w14:textId="77777777" w:rsidR="00983B50" w:rsidRPr="00787CC2" w:rsidRDefault="00983B50" w:rsidP="00787CC2">
      <w:pPr>
        <w:pStyle w:val="ListParagraph"/>
        <w:ind w:left="0"/>
        <w:rPr>
          <w:highlight w:val="lightGray"/>
        </w:rPr>
      </w:pPr>
      <w:r w:rsidRPr="00787CC2">
        <w:rPr>
          <w:highlight w:val="lightGray"/>
        </w:rPr>
        <w:t xml:space="preserve">Now, </w:t>
      </w:r>
      <w:r w:rsidRPr="00787CC2">
        <w:rPr>
          <w:b/>
          <w:bCs/>
          <w:highlight w:val="lightGray"/>
        </w:rPr>
        <w:t>two possible situations</w:t>
      </w:r>
      <w:r w:rsidRPr="00787CC2">
        <w:rPr>
          <w:highlight w:val="lightGray"/>
        </w:rPr>
        <w:t xml:space="preserve"> can exist in your own </w:t>
      </w:r>
      <w:proofErr w:type="spellStart"/>
      <w:proofErr w:type="gramStart"/>
      <w:r w:rsidRPr="00787CC2">
        <w:rPr>
          <w:highlight w:val="lightGray"/>
        </w:rPr>
        <w:t>public.profiles</w:t>
      </w:r>
      <w:proofErr w:type="spellEnd"/>
      <w:proofErr w:type="gramEnd"/>
      <w:r w:rsidRPr="00787CC2">
        <w:rPr>
          <w:highlight w:val="lightGray"/>
        </w:rPr>
        <w:t xml:space="preserve"> table at that time:</w:t>
      </w:r>
    </w:p>
    <w:p w14:paraId="79D9E704" w14:textId="77777777" w:rsidR="00983B50" w:rsidRPr="00983B50" w:rsidRDefault="00983B50" w:rsidP="00787CC2">
      <w:pPr>
        <w:rPr>
          <w:highlight w:val="lightGray"/>
        </w:rPr>
      </w:pPr>
      <w:r w:rsidRPr="00983B50">
        <w:rPr>
          <w:rFonts w:ascii="Segoe UI Emoji" w:hAnsi="Segoe UI Emoji" w:cs="Segoe UI Emoji"/>
          <w:highlight w:val="lightGray"/>
        </w:rPr>
        <w:t>🟢</w:t>
      </w:r>
      <w:r w:rsidRPr="00983B50">
        <w:rPr>
          <w:highlight w:val="lightGray"/>
        </w:rPr>
        <w:t xml:space="preserve"> </w:t>
      </w:r>
      <w:r w:rsidRPr="00983B50">
        <w:rPr>
          <w:b/>
          <w:bCs/>
          <w:highlight w:val="lightGray"/>
        </w:rPr>
        <w:t>Case A – The profile already exists</w:t>
      </w:r>
    </w:p>
    <w:p w14:paraId="3780724D" w14:textId="77777777" w:rsidR="00983B50" w:rsidRPr="00983B50" w:rsidRDefault="00983B50" w:rsidP="00787CC2">
      <w:pPr>
        <w:numPr>
          <w:ilvl w:val="1"/>
          <w:numId w:val="40"/>
        </w:numPr>
        <w:ind w:left="0"/>
        <w:rPr>
          <w:highlight w:val="lightGray"/>
        </w:rPr>
      </w:pPr>
      <w:r w:rsidRPr="00983B50">
        <w:rPr>
          <w:highlight w:val="lightGray"/>
        </w:rPr>
        <w:t xml:space="preserve">This happens if your </w:t>
      </w:r>
      <w:r w:rsidRPr="00983B50">
        <w:rPr>
          <w:b/>
          <w:bCs/>
          <w:highlight w:val="lightGray"/>
        </w:rPr>
        <w:t>frontend created a profile earlier</w:t>
      </w:r>
      <w:r w:rsidRPr="00983B50">
        <w:rPr>
          <w:highlight w:val="lightGray"/>
        </w:rPr>
        <w:t>, right when the user first registered.</w:t>
      </w:r>
    </w:p>
    <w:p w14:paraId="55ADB289" w14:textId="77777777" w:rsidR="00983B50" w:rsidRPr="00983B50" w:rsidRDefault="00983B50" w:rsidP="00787CC2">
      <w:pPr>
        <w:numPr>
          <w:ilvl w:val="1"/>
          <w:numId w:val="40"/>
        </w:numPr>
        <w:ind w:left="0"/>
        <w:rPr>
          <w:highlight w:val="lightGray"/>
        </w:rPr>
      </w:pPr>
      <w:r w:rsidRPr="00983B50">
        <w:rPr>
          <w:highlight w:val="lightGray"/>
        </w:rPr>
        <w:t xml:space="preserve">That early row probably has </w:t>
      </w:r>
      <w:proofErr w:type="spellStart"/>
      <w:r w:rsidRPr="00983B50">
        <w:rPr>
          <w:highlight w:val="lightGray"/>
        </w:rPr>
        <w:t>email_confirmed</w:t>
      </w:r>
      <w:proofErr w:type="spellEnd"/>
      <w:r w:rsidRPr="00983B50">
        <w:rPr>
          <w:highlight w:val="lightGray"/>
        </w:rPr>
        <w:t xml:space="preserve"> = false.</w:t>
      </w:r>
    </w:p>
    <w:p w14:paraId="03A72550" w14:textId="77777777" w:rsidR="00983B50" w:rsidRPr="00983B50" w:rsidRDefault="00983B50" w:rsidP="00787CC2">
      <w:pPr>
        <w:numPr>
          <w:ilvl w:val="1"/>
          <w:numId w:val="40"/>
        </w:numPr>
        <w:ind w:left="0"/>
        <w:rPr>
          <w:highlight w:val="lightGray"/>
        </w:rPr>
      </w:pPr>
      <w:r w:rsidRPr="00983B50">
        <w:rPr>
          <w:highlight w:val="lightGray"/>
        </w:rPr>
        <w:t xml:space="preserve">In this case, our function will </w:t>
      </w:r>
      <w:r w:rsidRPr="00983B50">
        <w:rPr>
          <w:b/>
          <w:bCs/>
          <w:highlight w:val="lightGray"/>
        </w:rPr>
        <w:t>find the existing profile row</w:t>
      </w:r>
      <w:r w:rsidRPr="00983B50">
        <w:rPr>
          <w:highlight w:val="lightGray"/>
        </w:rPr>
        <w:t xml:space="preserve"> and simply </w:t>
      </w:r>
      <w:r w:rsidRPr="00983B50">
        <w:rPr>
          <w:b/>
          <w:bCs/>
          <w:highlight w:val="lightGray"/>
        </w:rPr>
        <w:t>update</w:t>
      </w:r>
      <w:r w:rsidRPr="00983B50">
        <w:rPr>
          <w:highlight w:val="lightGray"/>
        </w:rPr>
        <w:t xml:space="preserve"> it to set </w:t>
      </w:r>
      <w:proofErr w:type="spellStart"/>
      <w:r w:rsidRPr="00983B50">
        <w:rPr>
          <w:highlight w:val="lightGray"/>
        </w:rPr>
        <w:t>email_confirmed</w:t>
      </w:r>
      <w:proofErr w:type="spellEnd"/>
      <w:r w:rsidRPr="00983B50">
        <w:rPr>
          <w:highlight w:val="lightGray"/>
        </w:rPr>
        <w:t xml:space="preserve"> = true.</w:t>
      </w:r>
    </w:p>
    <w:p w14:paraId="3E4F24FC" w14:textId="77777777" w:rsidR="00983B50" w:rsidRPr="00983B50" w:rsidRDefault="00983B50" w:rsidP="00787CC2">
      <w:pPr>
        <w:numPr>
          <w:ilvl w:val="1"/>
          <w:numId w:val="40"/>
        </w:numPr>
        <w:ind w:left="0"/>
        <w:rPr>
          <w:highlight w:val="lightGray"/>
        </w:rPr>
      </w:pPr>
      <w:r w:rsidRPr="00983B50">
        <w:rPr>
          <w:highlight w:val="lightGray"/>
        </w:rPr>
        <w:t xml:space="preserve">It does </w:t>
      </w:r>
      <w:r w:rsidRPr="00983B50">
        <w:rPr>
          <w:i/>
          <w:iCs/>
          <w:highlight w:val="lightGray"/>
        </w:rPr>
        <w:t>not</w:t>
      </w:r>
      <w:r w:rsidRPr="00983B50">
        <w:rPr>
          <w:highlight w:val="lightGray"/>
        </w:rPr>
        <w:t xml:space="preserve"> touch other columns like name or pincode.</w:t>
      </w:r>
    </w:p>
    <w:p w14:paraId="7D4AB6DA" w14:textId="77777777" w:rsidR="00983B50" w:rsidRPr="00983B50" w:rsidRDefault="00983B50" w:rsidP="00787CC2">
      <w:pPr>
        <w:rPr>
          <w:highlight w:val="lightGray"/>
        </w:rPr>
      </w:pPr>
      <w:r w:rsidRPr="00983B50">
        <w:rPr>
          <w:rFonts w:ascii="Segoe UI Emoji" w:hAnsi="Segoe UI Emoji" w:cs="Segoe UI Emoji"/>
          <w:highlight w:val="lightGray"/>
        </w:rPr>
        <w:t>🟡</w:t>
      </w:r>
      <w:r w:rsidRPr="00983B50">
        <w:rPr>
          <w:highlight w:val="lightGray"/>
        </w:rPr>
        <w:t xml:space="preserve"> </w:t>
      </w:r>
      <w:r w:rsidRPr="00983B50">
        <w:rPr>
          <w:b/>
          <w:bCs/>
          <w:highlight w:val="lightGray"/>
        </w:rPr>
        <w:t xml:space="preserve">Case B – The profile does </w:t>
      </w:r>
      <w:r w:rsidRPr="00983B50">
        <w:rPr>
          <w:b/>
          <w:bCs/>
          <w:i/>
          <w:iCs/>
          <w:highlight w:val="lightGray"/>
        </w:rPr>
        <w:t>not</w:t>
      </w:r>
      <w:r w:rsidRPr="00983B50">
        <w:rPr>
          <w:b/>
          <w:bCs/>
          <w:highlight w:val="lightGray"/>
        </w:rPr>
        <w:t xml:space="preserve"> exist</w:t>
      </w:r>
    </w:p>
    <w:p w14:paraId="3655CB32" w14:textId="77777777" w:rsidR="00983B50" w:rsidRPr="00983B50" w:rsidRDefault="00983B50" w:rsidP="00787CC2">
      <w:pPr>
        <w:numPr>
          <w:ilvl w:val="1"/>
          <w:numId w:val="40"/>
        </w:numPr>
        <w:ind w:left="0"/>
        <w:rPr>
          <w:highlight w:val="lightGray"/>
        </w:rPr>
      </w:pPr>
      <w:r w:rsidRPr="00983B50">
        <w:rPr>
          <w:highlight w:val="lightGray"/>
        </w:rPr>
        <w:t xml:space="preserve">Maybe the frontend </w:t>
      </w:r>
      <w:proofErr w:type="gramStart"/>
      <w:r w:rsidRPr="00983B50">
        <w:rPr>
          <w:highlight w:val="lightGray"/>
        </w:rPr>
        <w:t>didn’t</w:t>
      </w:r>
      <w:proofErr w:type="gramEnd"/>
      <w:r w:rsidRPr="00983B50">
        <w:rPr>
          <w:highlight w:val="lightGray"/>
        </w:rPr>
        <w:t xml:space="preserve"> create a profiles row earlier, or the old trigger was removed, or you manually deleted it.</w:t>
      </w:r>
    </w:p>
    <w:p w14:paraId="6C96C934" w14:textId="065A35C4" w:rsidR="00983B50" w:rsidRPr="00787CC2" w:rsidRDefault="00983B50" w:rsidP="00787CC2">
      <w:pPr>
        <w:numPr>
          <w:ilvl w:val="1"/>
          <w:numId w:val="40"/>
        </w:numPr>
        <w:ind w:left="0"/>
        <w:rPr>
          <w:highlight w:val="lightGray"/>
        </w:rPr>
      </w:pPr>
      <w:r w:rsidRPr="00983B50">
        <w:rPr>
          <w:highlight w:val="lightGray"/>
        </w:rPr>
        <w:t xml:space="preserve">In that case, when the email is confirmed, we </w:t>
      </w:r>
      <w:proofErr w:type="gramStart"/>
      <w:r w:rsidRPr="00983B50">
        <w:rPr>
          <w:highlight w:val="lightGray"/>
        </w:rPr>
        <w:t>don’t</w:t>
      </w:r>
      <w:proofErr w:type="gramEnd"/>
      <w:r w:rsidRPr="00983B50">
        <w:rPr>
          <w:highlight w:val="lightGray"/>
        </w:rPr>
        <w:t xml:space="preserve"> want to lose that user — so our function will </w:t>
      </w:r>
      <w:r w:rsidRPr="00983B50">
        <w:rPr>
          <w:b/>
          <w:bCs/>
          <w:highlight w:val="lightGray"/>
        </w:rPr>
        <w:t>insert a new profile row</w:t>
      </w:r>
      <w:r w:rsidRPr="00983B50">
        <w:rPr>
          <w:highlight w:val="lightGray"/>
        </w:rPr>
        <w:t xml:space="preserve"> for them automatically (freshly created), setting </w:t>
      </w:r>
      <w:proofErr w:type="spellStart"/>
      <w:r w:rsidRPr="00983B50">
        <w:rPr>
          <w:highlight w:val="lightGray"/>
        </w:rPr>
        <w:t>email_confirmed</w:t>
      </w:r>
      <w:proofErr w:type="spellEnd"/>
      <w:r w:rsidRPr="00983B50">
        <w:rPr>
          <w:highlight w:val="lightGray"/>
        </w:rPr>
        <w:t xml:space="preserve"> = true because now </w:t>
      </w:r>
      <w:proofErr w:type="gramStart"/>
      <w:r w:rsidRPr="00983B50">
        <w:rPr>
          <w:highlight w:val="lightGray"/>
        </w:rPr>
        <w:t>it’s</w:t>
      </w:r>
      <w:proofErr w:type="gramEnd"/>
      <w:r w:rsidRPr="00983B50">
        <w:rPr>
          <w:highlight w:val="lightGray"/>
        </w:rPr>
        <w:t xml:space="preserve"> a verified account.</w:t>
      </w:r>
    </w:p>
    <w:p w14:paraId="6FB1C959" w14:textId="77777777" w:rsidR="00983B50" w:rsidRDefault="00983B50" w:rsidP="00787CC2">
      <w:pPr>
        <w:pStyle w:val="ListParagraph"/>
        <w:ind w:left="0"/>
      </w:pPr>
      <w:r w:rsidRPr="00787CC2">
        <w:rPr>
          <w:highlight w:val="lightGray"/>
        </w:rPr>
        <w:t xml:space="preserve">Confirm if </w:t>
      </w:r>
      <w:proofErr w:type="spellStart"/>
      <w:proofErr w:type="gramStart"/>
      <w:r w:rsidRPr="00787CC2">
        <w:rPr>
          <w:highlight w:val="lightGray"/>
        </w:rPr>
        <w:t>public.profiles</w:t>
      </w:r>
      <w:proofErr w:type="gramEnd"/>
      <w:r w:rsidRPr="00787CC2">
        <w:rPr>
          <w:highlight w:val="lightGray"/>
        </w:rPr>
        <w:t>.email_confirmed_at</w:t>
      </w:r>
      <w:proofErr w:type="spellEnd"/>
      <w:r w:rsidRPr="00787CC2">
        <w:rPr>
          <w:highlight w:val="lightGray"/>
        </w:rPr>
        <w:t xml:space="preserve"> = </w:t>
      </w:r>
      <w:proofErr w:type="spellStart"/>
      <w:proofErr w:type="gramStart"/>
      <w:r w:rsidRPr="00787CC2">
        <w:rPr>
          <w:highlight w:val="lightGray"/>
        </w:rPr>
        <w:t>public.users</w:t>
      </w:r>
      <w:proofErr w:type="gramEnd"/>
      <w:r w:rsidRPr="00787CC2">
        <w:rPr>
          <w:highlight w:val="lightGray"/>
        </w:rPr>
        <w:t>.created_at</w:t>
      </w:r>
      <w:proofErr w:type="spellEnd"/>
    </w:p>
    <w:p w14:paraId="57A8BC0C" w14:textId="77777777" w:rsidR="00787CC2" w:rsidRPr="001042C9" w:rsidRDefault="00787CC2" w:rsidP="00787CC2">
      <w:pPr>
        <w:pStyle w:val="ListParagraph"/>
        <w:ind w:left="0"/>
      </w:pPr>
    </w:p>
    <w:p w14:paraId="4CA7E884" w14:textId="745463DB" w:rsidR="00D7076E" w:rsidRDefault="00D7076E" w:rsidP="00787CC2">
      <w:pPr>
        <w:pStyle w:val="ListParagraph"/>
        <w:numPr>
          <w:ilvl w:val="0"/>
          <w:numId w:val="40"/>
        </w:numPr>
        <w:ind w:left="0"/>
      </w:pPr>
    </w:p>
    <w:p w14:paraId="2F2403A9" w14:textId="67A43C9B" w:rsidR="00D121C2" w:rsidRPr="00D121C2" w:rsidRDefault="00D121C2" w:rsidP="00D121C2">
      <w:pPr>
        <w:rPr>
          <w:highlight w:val="lightGray"/>
        </w:rPr>
      </w:pPr>
      <w:r w:rsidRPr="00D121C2">
        <w:rPr>
          <w:highlight w:val="lightGray"/>
        </w:rPr>
        <w:t>What you want: desired behavior (recap)</w:t>
      </w:r>
    </w:p>
    <w:p w14:paraId="13AD3241" w14:textId="77777777" w:rsidR="00D121C2" w:rsidRPr="00D121C2" w:rsidRDefault="00D121C2" w:rsidP="00D121C2">
      <w:pPr>
        <w:rPr>
          <w:highlight w:val="lightGray"/>
        </w:rPr>
      </w:pPr>
      <w:r w:rsidRPr="00D121C2">
        <w:rPr>
          <w:highlight w:val="lightGray"/>
        </w:rPr>
        <w:t>When a real user registers via frontend, they should receive a confirmation email and only be marked confirmed after they click the confirmation link.</w:t>
      </w:r>
    </w:p>
    <w:p w14:paraId="766DA281" w14:textId="77777777" w:rsidR="00D121C2" w:rsidRDefault="00D121C2" w:rsidP="00D121C2">
      <w:pPr>
        <w:rPr>
          <w:highlight w:val="lightGray"/>
        </w:rPr>
      </w:pPr>
    </w:p>
    <w:p w14:paraId="4FFB467A" w14:textId="77777777" w:rsidR="00787CC2" w:rsidRDefault="00787CC2" w:rsidP="00D121C2">
      <w:pPr>
        <w:rPr>
          <w:highlight w:val="lightGray"/>
        </w:rPr>
      </w:pPr>
    </w:p>
    <w:p w14:paraId="1E57BBB5" w14:textId="77777777" w:rsidR="00787CC2" w:rsidRPr="00D121C2" w:rsidRDefault="00787CC2" w:rsidP="00D121C2">
      <w:pPr>
        <w:rPr>
          <w:highlight w:val="lightGray"/>
        </w:rPr>
      </w:pPr>
    </w:p>
    <w:p w14:paraId="0BC74030" w14:textId="26C8C108" w:rsidR="00D121C2" w:rsidRPr="00D121C2" w:rsidRDefault="00D121C2" w:rsidP="00D121C2">
      <w:pPr>
        <w:rPr>
          <w:highlight w:val="lightGray"/>
        </w:rPr>
      </w:pPr>
      <w:r w:rsidRPr="00D121C2">
        <w:rPr>
          <w:highlight w:val="lightGray"/>
        </w:rPr>
        <w:lastRenderedPageBreak/>
        <w:t xml:space="preserve">profiles should still be allowed to exist for unconfirmed signups (optional), but a separate column </w:t>
      </w:r>
      <w:proofErr w:type="spellStart"/>
      <w:r w:rsidRPr="00D121C2">
        <w:rPr>
          <w:highlight w:val="lightGray"/>
        </w:rPr>
        <w:t>email_confirmed</w:t>
      </w:r>
      <w:proofErr w:type="spellEnd"/>
      <w:r w:rsidRPr="00D121C2">
        <w:rPr>
          <w:highlight w:val="lightGray"/>
        </w:rPr>
        <w:t xml:space="preserve"> should be false until Supabase marks the auth user as confirmed.</w:t>
      </w:r>
    </w:p>
    <w:p w14:paraId="3087D4BA" w14:textId="75F61EFE" w:rsidR="00D7076E" w:rsidRDefault="00D121C2" w:rsidP="00D121C2">
      <w:r w:rsidRPr="00D121C2">
        <w:rPr>
          <w:highlight w:val="lightGray"/>
        </w:rPr>
        <w:t xml:space="preserve">Only when the auth user is confirmed should you create/sync the users table entry (or mark </w:t>
      </w:r>
      <w:proofErr w:type="spellStart"/>
      <w:r w:rsidRPr="00D121C2">
        <w:rPr>
          <w:highlight w:val="lightGray"/>
        </w:rPr>
        <w:t>email_confirmed</w:t>
      </w:r>
      <w:proofErr w:type="spellEnd"/>
      <w:r w:rsidRPr="00D121C2">
        <w:rPr>
          <w:highlight w:val="lightGray"/>
        </w:rPr>
        <w:t xml:space="preserve"> = true in profiles and the DB trigger can copy it into users).</w:t>
      </w:r>
    </w:p>
    <w:p w14:paraId="21C05D81" w14:textId="77777777" w:rsidR="00D121C2" w:rsidRDefault="00D121C2" w:rsidP="00D121C2"/>
    <w:p w14:paraId="6F2B9FA1" w14:textId="77777777" w:rsidR="00787CC2" w:rsidRDefault="00787CC2" w:rsidP="00D121C2"/>
    <w:p w14:paraId="6BCFD95B" w14:textId="77777777" w:rsidR="00D121C2" w:rsidRPr="00787CC2" w:rsidRDefault="00D121C2" w:rsidP="00787CC2">
      <w:pPr>
        <w:pStyle w:val="ListParagraph"/>
        <w:numPr>
          <w:ilvl w:val="0"/>
          <w:numId w:val="41"/>
        </w:numPr>
        <w:ind w:left="0"/>
        <w:rPr>
          <w:highlight w:val="lightGray"/>
        </w:rPr>
      </w:pPr>
      <w:r w:rsidRPr="00787CC2">
        <w:rPr>
          <w:highlight w:val="lightGray"/>
        </w:rPr>
        <w:t xml:space="preserve">provision for mobile auth, forgot password </w:t>
      </w:r>
    </w:p>
    <w:p w14:paraId="1BB551CA" w14:textId="77777777" w:rsidR="00D121C2" w:rsidRPr="007A3758" w:rsidRDefault="00D121C2" w:rsidP="00787CC2">
      <w:pPr>
        <w:rPr>
          <w:highlight w:val="lightGray"/>
        </w:rPr>
      </w:pPr>
    </w:p>
    <w:p w14:paraId="160F7C0A" w14:textId="65E0D7CA" w:rsidR="00D121C2" w:rsidRDefault="00D121C2" w:rsidP="00787CC2">
      <w:pPr>
        <w:pStyle w:val="ListParagraph"/>
        <w:numPr>
          <w:ilvl w:val="0"/>
          <w:numId w:val="41"/>
        </w:numPr>
        <w:ind w:left="0"/>
      </w:pPr>
      <w:r w:rsidRPr="00787CC2">
        <w:rPr>
          <w:highlight w:val="lightGray"/>
        </w:rPr>
        <w:t xml:space="preserve">change confirmation link form </w:t>
      </w:r>
      <w:proofErr w:type="spellStart"/>
      <w:r w:rsidRPr="00787CC2">
        <w:rPr>
          <w:highlight w:val="lightGray"/>
        </w:rPr>
        <w:t>mailtrap</w:t>
      </w:r>
      <w:proofErr w:type="spellEnd"/>
      <w:r w:rsidRPr="00787CC2">
        <w:rPr>
          <w:highlight w:val="lightGray"/>
        </w:rPr>
        <w:t xml:space="preserve"> to real ones</w:t>
      </w:r>
      <w:r w:rsidR="00B84562" w:rsidRPr="00787CC2">
        <w:rPr>
          <w:highlight w:val="lightGray"/>
        </w:rPr>
        <w:t xml:space="preserve"> - </w:t>
      </w:r>
      <w:proofErr w:type="spellStart"/>
      <w:r w:rsidR="00B84562" w:rsidRPr="00787CC2">
        <w:rPr>
          <w:highlight w:val="lightGray"/>
        </w:rPr>
        <w:t>sendgrid</w:t>
      </w:r>
      <w:proofErr w:type="spellEnd"/>
    </w:p>
    <w:p w14:paraId="34A1D996" w14:textId="77777777" w:rsidR="00832A38" w:rsidRDefault="00832A38" w:rsidP="00787CC2"/>
    <w:p w14:paraId="2DC88CB3" w14:textId="77777777" w:rsidR="00C25EE1" w:rsidRDefault="00C25EE1" w:rsidP="00787CC2">
      <w:pPr>
        <w:pStyle w:val="ListParagraph"/>
        <w:numPr>
          <w:ilvl w:val="0"/>
          <w:numId w:val="41"/>
        </w:numPr>
        <w:ind w:left="0"/>
        <w:rPr>
          <w:highlight w:val="lightGray"/>
        </w:rPr>
      </w:pPr>
      <w:r w:rsidRPr="00787CC2">
        <w:rPr>
          <w:highlight w:val="lightGray"/>
        </w:rPr>
        <w:t>Important: After you finish testing, remove local password storage (I’ll remind you).</w:t>
      </w:r>
    </w:p>
    <w:p w14:paraId="1F24BFD8" w14:textId="77777777" w:rsidR="00393CF0" w:rsidRPr="00393CF0" w:rsidRDefault="00393CF0" w:rsidP="00393CF0">
      <w:pPr>
        <w:pStyle w:val="ListParagraph"/>
        <w:rPr>
          <w:highlight w:val="lightGray"/>
        </w:rPr>
      </w:pPr>
    </w:p>
    <w:p w14:paraId="4F9EEE31" w14:textId="30AFE7B5" w:rsidR="00393CF0" w:rsidRDefault="00393CF0" w:rsidP="00787CC2">
      <w:pPr>
        <w:pStyle w:val="ListParagraph"/>
        <w:numPr>
          <w:ilvl w:val="0"/>
          <w:numId w:val="41"/>
        </w:numPr>
        <w:ind w:left="0"/>
        <w:rPr>
          <w:highlight w:val="lightGray"/>
        </w:rPr>
      </w:pPr>
      <w:r>
        <w:rPr>
          <w:highlight w:val="lightGray"/>
        </w:rPr>
        <w:t>Location/nodewise breakdown</w:t>
      </w:r>
    </w:p>
    <w:p w14:paraId="75C51CD6" w14:textId="77777777" w:rsidR="00D166E4" w:rsidRPr="00D166E4" w:rsidRDefault="00D166E4" w:rsidP="00D166E4">
      <w:pPr>
        <w:pStyle w:val="ListParagraph"/>
        <w:rPr>
          <w:highlight w:val="lightGray"/>
        </w:rPr>
      </w:pPr>
    </w:p>
    <w:p w14:paraId="541CF3E3" w14:textId="6077703A" w:rsidR="00D166E4" w:rsidRPr="00787CC2" w:rsidRDefault="00D166E4" w:rsidP="00787CC2">
      <w:pPr>
        <w:pStyle w:val="ListParagraph"/>
        <w:numPr>
          <w:ilvl w:val="0"/>
          <w:numId w:val="41"/>
        </w:numPr>
        <w:ind w:left="0"/>
        <w:rPr>
          <w:highlight w:val="lightGray"/>
        </w:rPr>
      </w:pPr>
      <w:r>
        <w:rPr>
          <w:highlight w:val="lightGray"/>
        </w:rPr>
        <w:t xml:space="preserve">User_location, </w:t>
      </w:r>
      <w:proofErr w:type="spellStart"/>
      <w:r>
        <w:rPr>
          <w:highlight w:val="lightGray"/>
        </w:rPr>
        <w:t>report_location</w:t>
      </w:r>
      <w:proofErr w:type="spellEnd"/>
      <w:r>
        <w:rPr>
          <w:highlight w:val="lightGray"/>
        </w:rPr>
        <w:t xml:space="preserve"> separation</w:t>
      </w:r>
    </w:p>
    <w:p w14:paraId="01CA6880" w14:textId="1D3271FF" w:rsidR="00C25EE1" w:rsidRPr="00A24065" w:rsidRDefault="00C25EE1" w:rsidP="00787CC2">
      <w:pPr>
        <w:ind w:firstLine="75"/>
        <w:rPr>
          <w:highlight w:val="lightGray"/>
        </w:rPr>
      </w:pPr>
    </w:p>
    <w:p w14:paraId="6A5C6E52" w14:textId="4D17B630" w:rsidR="00832A38" w:rsidRDefault="00C25EE1" w:rsidP="00787CC2">
      <w:pPr>
        <w:pStyle w:val="ListParagraph"/>
        <w:numPr>
          <w:ilvl w:val="0"/>
          <w:numId w:val="41"/>
        </w:numPr>
        <w:ind w:left="0"/>
      </w:pPr>
      <w:proofErr w:type="gramStart"/>
      <w:r w:rsidRPr="00787CC2">
        <w:rPr>
          <w:highlight w:val="lightGray"/>
        </w:rPr>
        <w:t>revert back</w:t>
      </w:r>
      <w:proofErr w:type="gramEnd"/>
      <w:r w:rsidRPr="00787CC2">
        <w:rPr>
          <w:highlight w:val="lightGray"/>
        </w:rPr>
        <w:t xml:space="preserve"> to auth using email confirmation</w:t>
      </w:r>
    </w:p>
    <w:p w14:paraId="018B984B" w14:textId="77777777" w:rsidR="00832A38" w:rsidRDefault="00832A38" w:rsidP="00D7076E"/>
    <w:p w14:paraId="067CD6B4" w14:textId="77777777" w:rsidR="00832A38" w:rsidRDefault="00832A38" w:rsidP="00D7076E"/>
    <w:p w14:paraId="65A7B7AF" w14:textId="77777777" w:rsidR="00832A38" w:rsidRDefault="00832A38" w:rsidP="00D7076E"/>
    <w:p w14:paraId="04359E2A" w14:textId="77777777" w:rsidR="003A2E55" w:rsidRDefault="003A2E55" w:rsidP="00D7076E"/>
    <w:p w14:paraId="54F89FFD" w14:textId="77777777" w:rsidR="00B107B9" w:rsidRDefault="00B107B9" w:rsidP="00D7076E"/>
    <w:p w14:paraId="3DE02E2A" w14:textId="77777777" w:rsidR="00A3349A" w:rsidRDefault="00A3349A" w:rsidP="00D7076E"/>
    <w:p w14:paraId="30FEA572" w14:textId="77777777" w:rsidR="00A3349A" w:rsidRDefault="00A3349A" w:rsidP="00D7076E"/>
    <w:p w14:paraId="778D422A" w14:textId="77777777" w:rsidR="00A3349A" w:rsidRDefault="00A3349A" w:rsidP="00D7076E"/>
    <w:p w14:paraId="3202A758" w14:textId="77777777" w:rsidR="00A3349A" w:rsidRDefault="00A3349A" w:rsidP="00D7076E"/>
    <w:p w14:paraId="1ED69A3C" w14:textId="77777777" w:rsidR="00A3349A" w:rsidRDefault="00A3349A" w:rsidP="00D7076E"/>
    <w:p w14:paraId="3900588D" w14:textId="77777777" w:rsidR="00A3349A" w:rsidRDefault="00A3349A" w:rsidP="00D7076E"/>
    <w:p w14:paraId="2B91B243" w14:textId="77777777" w:rsidR="00A3349A" w:rsidRDefault="00A3349A" w:rsidP="00D7076E"/>
    <w:p w14:paraId="41883B6C" w14:textId="77777777" w:rsidR="00832A38" w:rsidRPr="00B107B9" w:rsidRDefault="00832A38" w:rsidP="00832A38">
      <w:pPr>
        <w:rPr>
          <w:highlight w:val="cyan"/>
        </w:rPr>
      </w:pPr>
      <w:r w:rsidRPr="00B107B9">
        <w:rPr>
          <w:highlight w:val="cyan"/>
        </w:rPr>
        <w:t xml:space="preserve">MVP Next steps </w:t>
      </w:r>
    </w:p>
    <w:p w14:paraId="225C88A2" w14:textId="77777777" w:rsidR="00832A38" w:rsidRPr="00B107B9" w:rsidRDefault="00832A38" w:rsidP="00832A38">
      <w:pPr>
        <w:rPr>
          <w:highlight w:val="cyan"/>
        </w:rPr>
      </w:pPr>
    </w:p>
    <w:p w14:paraId="52F285FE" w14:textId="77777777" w:rsidR="00832A38" w:rsidRPr="00B107B9" w:rsidRDefault="00832A38" w:rsidP="00832A38">
      <w:pPr>
        <w:numPr>
          <w:ilvl w:val="0"/>
          <w:numId w:val="39"/>
        </w:numPr>
        <w:rPr>
          <w:highlight w:val="cyan"/>
        </w:rPr>
      </w:pPr>
      <w:r w:rsidRPr="00B107B9">
        <w:rPr>
          <w:b/>
          <w:bCs/>
          <w:highlight w:val="cyan"/>
        </w:rPr>
        <w:t>The Citizen Reporting Frontend:</w:t>
      </w:r>
      <w:r w:rsidRPr="00B107B9">
        <w:rPr>
          <w:highlight w:val="cyan"/>
        </w:rPr>
        <w:t xml:space="preserve"> Building the PWA to capture location and condition data?</w:t>
      </w:r>
    </w:p>
    <w:p w14:paraId="3D0B44A1" w14:textId="77777777" w:rsidR="00832A38" w:rsidRPr="00B107B9" w:rsidRDefault="00832A38" w:rsidP="00832A38">
      <w:pPr>
        <w:numPr>
          <w:ilvl w:val="0"/>
          <w:numId w:val="39"/>
        </w:numPr>
        <w:rPr>
          <w:highlight w:val="cyan"/>
        </w:rPr>
      </w:pPr>
      <w:r w:rsidRPr="00B107B9">
        <w:rPr>
          <w:b/>
          <w:bCs/>
          <w:highlight w:val="cyan"/>
        </w:rPr>
        <w:t xml:space="preserve">The Backend AI/Verification Logic </w:t>
      </w:r>
      <w:proofErr w:type="spellStart"/>
      <w:r w:rsidRPr="00B107B9">
        <w:rPr>
          <w:b/>
          <w:bCs/>
          <w:highlight w:val="cyan"/>
        </w:rPr>
        <w:t>Mockup</w:t>
      </w:r>
      <w:proofErr w:type="spellEnd"/>
      <w:r w:rsidRPr="00B107B9">
        <w:rPr>
          <w:b/>
          <w:bCs/>
          <w:highlight w:val="cyan"/>
        </w:rPr>
        <w:t>:</w:t>
      </w:r>
      <w:r w:rsidRPr="00B107B9">
        <w:rPr>
          <w:highlight w:val="cyan"/>
        </w:rPr>
        <w:t xml:space="preserve"> Simulating the AI scoring and initial data filtering?</w:t>
      </w:r>
    </w:p>
    <w:p w14:paraId="7454A8C8" w14:textId="77777777" w:rsidR="00832A38" w:rsidRPr="00B107B9" w:rsidRDefault="00832A38" w:rsidP="00832A38">
      <w:pPr>
        <w:numPr>
          <w:ilvl w:val="0"/>
          <w:numId w:val="39"/>
        </w:numPr>
        <w:rPr>
          <w:highlight w:val="cyan"/>
        </w:rPr>
      </w:pPr>
      <w:r w:rsidRPr="00B107B9">
        <w:rPr>
          <w:b/>
          <w:bCs/>
          <w:highlight w:val="cyan"/>
        </w:rPr>
        <w:t xml:space="preserve">The Blockchain </w:t>
      </w:r>
      <w:proofErr w:type="spellStart"/>
      <w:r w:rsidRPr="00B107B9">
        <w:rPr>
          <w:b/>
          <w:bCs/>
          <w:highlight w:val="cyan"/>
        </w:rPr>
        <w:t>Mockup</w:t>
      </w:r>
      <w:proofErr w:type="spellEnd"/>
      <w:r w:rsidRPr="00B107B9">
        <w:rPr>
          <w:b/>
          <w:bCs/>
          <w:highlight w:val="cyan"/>
        </w:rPr>
        <w:t>:</w:t>
      </w:r>
      <w:r w:rsidRPr="00B107B9">
        <w:rPr>
          <w:highlight w:val="cyan"/>
        </w:rPr>
        <w:t xml:space="preserve"> Implementing the data structure and an immutable record simulation using a database (since a full blockchain is outside the scope of the immediate MVP)?</w:t>
      </w:r>
    </w:p>
    <w:p w14:paraId="3E5798A8" w14:textId="77777777" w:rsidR="00832A38" w:rsidRDefault="00832A38" w:rsidP="00D7076E"/>
    <w:p w14:paraId="730F3B75" w14:textId="77777777" w:rsidR="00D7076E" w:rsidRDefault="00D7076E" w:rsidP="00D7076E"/>
    <w:p w14:paraId="1904C04B" w14:textId="77777777" w:rsidR="00D7076E" w:rsidRDefault="00D7076E" w:rsidP="00D7076E"/>
    <w:p w14:paraId="67CD112D" w14:textId="77777777" w:rsidR="00D7076E" w:rsidRDefault="00D7076E" w:rsidP="00D7076E"/>
    <w:p w14:paraId="73ACB66B" w14:textId="77777777" w:rsidR="00D7076E" w:rsidRDefault="00D7076E" w:rsidP="00D7076E"/>
    <w:p w14:paraId="61780668" w14:textId="77777777" w:rsidR="00D7076E" w:rsidRDefault="00D7076E" w:rsidP="00D7076E"/>
    <w:p w14:paraId="4BD14098" w14:textId="77777777" w:rsidR="00D7076E" w:rsidRDefault="00D7076E" w:rsidP="00D7076E"/>
    <w:p w14:paraId="07490D68" w14:textId="77777777" w:rsidR="00D7076E" w:rsidRDefault="00D7076E" w:rsidP="00D7076E"/>
    <w:p w14:paraId="00109C32" w14:textId="77777777" w:rsidR="00D7076E" w:rsidRDefault="00D7076E" w:rsidP="00D7076E"/>
    <w:p w14:paraId="27507339" w14:textId="77777777" w:rsidR="00D7076E" w:rsidRDefault="00D7076E" w:rsidP="00D7076E"/>
    <w:p w14:paraId="2E330A98" w14:textId="77777777" w:rsidR="00D7076E" w:rsidRDefault="00D7076E" w:rsidP="00D7076E"/>
    <w:p w14:paraId="2A58B3C3" w14:textId="77777777" w:rsidR="00D7076E" w:rsidRDefault="00D7076E" w:rsidP="00D7076E"/>
    <w:p w14:paraId="7EED10A4" w14:textId="77777777" w:rsidR="00D7076E" w:rsidRDefault="00D7076E" w:rsidP="00D7076E"/>
    <w:p w14:paraId="27F98863" w14:textId="77777777" w:rsidR="00D7076E" w:rsidRDefault="00D7076E" w:rsidP="00D7076E"/>
    <w:p w14:paraId="245CED73" w14:textId="77777777" w:rsidR="00D7076E" w:rsidRDefault="00D7076E" w:rsidP="00D7076E"/>
    <w:p w14:paraId="64D1EF95" w14:textId="77777777" w:rsidR="00D7076E" w:rsidRDefault="00D7076E" w:rsidP="00D7076E"/>
    <w:p w14:paraId="26FD5B1F" w14:textId="77777777" w:rsidR="00D7076E" w:rsidRDefault="00D7076E" w:rsidP="00D7076E"/>
    <w:p w14:paraId="14399176" w14:textId="77777777" w:rsidR="00D7076E" w:rsidRDefault="00D7076E" w:rsidP="00D7076E"/>
    <w:p w14:paraId="08EF4922" w14:textId="77777777" w:rsidR="00D7076E" w:rsidRDefault="00D7076E" w:rsidP="00D7076E"/>
    <w:p w14:paraId="4C2CF8B0" w14:textId="77777777" w:rsidR="00D7076E" w:rsidRDefault="00D7076E" w:rsidP="00D7076E"/>
    <w:p w14:paraId="792F3F8F" w14:textId="77777777" w:rsidR="00526767" w:rsidRDefault="00526767" w:rsidP="00D7076E"/>
    <w:p w14:paraId="3D0C826D" w14:textId="1EDF39DE" w:rsidR="00A3349A" w:rsidRPr="00A3349A" w:rsidRDefault="00EE33A4" w:rsidP="00A3349A">
      <w:pPr>
        <w:rPr>
          <w:b/>
          <w:bCs/>
          <w:u w:val="single"/>
        </w:rPr>
      </w:pPr>
      <w:r>
        <w:rPr>
          <w:b/>
          <w:bCs/>
          <w:u w:val="single"/>
        </w:rPr>
        <w:t xml:space="preserve">Supabase </w:t>
      </w:r>
      <w:r w:rsidR="00A3349A">
        <w:rPr>
          <w:b/>
          <w:bCs/>
          <w:u w:val="single"/>
        </w:rPr>
        <w:t>Backend Integration</w:t>
      </w:r>
    </w:p>
    <w:p w14:paraId="731EB81D" w14:textId="77777777" w:rsidR="00A3349A" w:rsidRDefault="00A3349A" w:rsidP="00A3349A"/>
    <w:p w14:paraId="07BEC03D" w14:textId="23F46DA2" w:rsidR="00A3349A" w:rsidRPr="00A3349A" w:rsidRDefault="00A3349A" w:rsidP="00A3349A">
      <w:r w:rsidRPr="00A3349A">
        <w:t xml:space="preserve">Good — </w:t>
      </w:r>
      <w:proofErr w:type="gramStart"/>
      <w:r w:rsidRPr="00A3349A">
        <w:t>here’s</w:t>
      </w:r>
      <w:proofErr w:type="gramEnd"/>
      <w:r w:rsidRPr="00A3349A">
        <w:t xml:space="preserve"> a </w:t>
      </w:r>
      <w:r w:rsidRPr="00A3349A">
        <w:rPr>
          <w:b/>
          <w:bCs/>
        </w:rPr>
        <w:t>very precise, slow, step-by-step plan</w:t>
      </w:r>
      <w:r w:rsidRPr="00A3349A">
        <w:t xml:space="preserve"> of exactly what I will do once you paste all the screen files (</w:t>
      </w:r>
      <w:proofErr w:type="spellStart"/>
      <w:r w:rsidRPr="00A3349A">
        <w:t>RegisterForm</w:t>
      </w:r>
      <w:proofErr w:type="spellEnd"/>
      <w:r w:rsidRPr="00A3349A">
        <w:t xml:space="preserve">, </w:t>
      </w:r>
      <w:proofErr w:type="spellStart"/>
      <w:r w:rsidRPr="00A3349A">
        <w:t>LoginForm</w:t>
      </w:r>
      <w:proofErr w:type="spellEnd"/>
      <w:r w:rsidRPr="00A3349A">
        <w:t xml:space="preserve">, </w:t>
      </w:r>
      <w:proofErr w:type="spellStart"/>
      <w:r w:rsidRPr="00A3349A">
        <w:t>LocationPermission</w:t>
      </w:r>
      <w:proofErr w:type="spellEnd"/>
      <w:r w:rsidRPr="00A3349A">
        <w:t xml:space="preserve">, </w:t>
      </w:r>
      <w:proofErr w:type="spellStart"/>
      <w:r w:rsidRPr="00A3349A">
        <w:t>LocationSearch</w:t>
      </w:r>
      <w:proofErr w:type="spellEnd"/>
      <w:r w:rsidRPr="00A3349A">
        <w:t xml:space="preserve">, </w:t>
      </w:r>
      <w:proofErr w:type="spellStart"/>
      <w:r w:rsidRPr="00A3349A">
        <w:t>ReportScreen</w:t>
      </w:r>
      <w:proofErr w:type="spellEnd"/>
      <w:r w:rsidRPr="00A3349A">
        <w:t xml:space="preserve">), plus </w:t>
      </w:r>
      <w:proofErr w:type="spellStart"/>
      <w:r w:rsidRPr="00A3349A">
        <w:t>App.tsx</w:t>
      </w:r>
      <w:proofErr w:type="spellEnd"/>
      <w:r w:rsidRPr="00A3349A">
        <w:t>/</w:t>
      </w:r>
      <w:proofErr w:type="spellStart"/>
      <w:r w:rsidRPr="00A3349A">
        <w:t>main.tsx</w:t>
      </w:r>
      <w:proofErr w:type="spellEnd"/>
      <w:r w:rsidRPr="00A3349A">
        <w:t xml:space="preserve">, </w:t>
      </w:r>
      <w:proofErr w:type="spellStart"/>
      <w:r w:rsidRPr="00A3349A">
        <w:t>global.d.ts</w:t>
      </w:r>
      <w:proofErr w:type="spellEnd"/>
      <w:r w:rsidRPr="00A3349A">
        <w:t>, and testSupabase.js.</w:t>
      </w:r>
    </w:p>
    <w:p w14:paraId="3BE1923E" w14:textId="77777777" w:rsidR="00A3349A" w:rsidRPr="00A3349A" w:rsidRDefault="00A3349A" w:rsidP="00A3349A">
      <w:proofErr w:type="gramStart"/>
      <w:r w:rsidRPr="00A3349A">
        <w:t>I’ll</w:t>
      </w:r>
      <w:proofErr w:type="gramEnd"/>
      <w:r w:rsidRPr="00A3349A">
        <w:t xml:space="preserve"> only act after you paste the files. </w:t>
      </w:r>
      <w:proofErr w:type="gramStart"/>
      <w:r w:rsidRPr="00A3349A">
        <w:t>I’ll</w:t>
      </w:r>
      <w:proofErr w:type="gramEnd"/>
      <w:r w:rsidRPr="00A3349A">
        <w:t xml:space="preserve"> modify one screen at a time, show you the exact patch to paste into your code, and give you a single test to run after each change. No surprises, no breaking everything at once.</w:t>
      </w:r>
    </w:p>
    <w:p w14:paraId="57B42332" w14:textId="77777777" w:rsidR="00A3349A" w:rsidRPr="00A3349A" w:rsidRDefault="00000000" w:rsidP="00A3349A">
      <w:r>
        <w:pict w14:anchorId="42D97996">
          <v:rect id="_x0000_i1025" style="width:0;height:1.5pt" o:hralign="center" o:hrstd="t" o:hr="t" fillcolor="#a0a0a0" stroked="f"/>
        </w:pict>
      </w:r>
    </w:p>
    <w:p w14:paraId="34B72ABA" w14:textId="77777777" w:rsidR="00A3349A" w:rsidRPr="00A3349A" w:rsidRDefault="00A3349A" w:rsidP="00A3349A">
      <w:pPr>
        <w:rPr>
          <w:b/>
          <w:bCs/>
        </w:rPr>
      </w:pPr>
      <w:r w:rsidRPr="00A3349A">
        <w:rPr>
          <w:b/>
          <w:bCs/>
        </w:rPr>
        <w:t>Overview — what we will achieve</w:t>
      </w:r>
    </w:p>
    <w:p w14:paraId="71EEFB2F" w14:textId="77777777" w:rsidR="00A3349A" w:rsidRPr="00A3349A" w:rsidRDefault="00A3349A" w:rsidP="00A3349A">
      <w:r w:rsidRPr="00A3349A">
        <w:t xml:space="preserve">Goal: Replace </w:t>
      </w:r>
      <w:proofErr w:type="spellStart"/>
      <w:r w:rsidRPr="00A3349A">
        <w:t>localStorage</w:t>
      </w:r>
      <w:proofErr w:type="spellEnd"/>
      <w:r w:rsidRPr="00A3349A">
        <w:t>-only behavior with real Supabase-backed flows while keeping UI and behavior identical for now.</w:t>
      </w:r>
      <w:r w:rsidRPr="00A3349A">
        <w:br/>
      </w:r>
      <w:proofErr w:type="gramStart"/>
      <w:r w:rsidRPr="00A3349A">
        <w:t>We’ll</w:t>
      </w:r>
      <w:proofErr w:type="gramEnd"/>
      <w:r w:rsidRPr="00A3349A">
        <w:t xml:space="preserve"> integrate </w:t>
      </w:r>
      <w:r w:rsidRPr="00A3349A">
        <w:rPr>
          <w:b/>
          <w:bCs/>
        </w:rPr>
        <w:t>auth</w:t>
      </w:r>
      <w:r w:rsidRPr="00A3349A">
        <w:t xml:space="preserve">, </w:t>
      </w:r>
      <w:r w:rsidRPr="00A3349A">
        <w:rPr>
          <w:b/>
          <w:bCs/>
        </w:rPr>
        <w:t>profile</w:t>
      </w:r>
      <w:r w:rsidRPr="00A3349A">
        <w:t xml:space="preserve">, </w:t>
      </w:r>
      <w:r w:rsidRPr="00A3349A">
        <w:rPr>
          <w:b/>
          <w:bCs/>
        </w:rPr>
        <w:t>reports</w:t>
      </w:r>
      <w:r w:rsidRPr="00A3349A">
        <w:t xml:space="preserve">, and </w:t>
      </w:r>
      <w:r w:rsidRPr="00A3349A">
        <w:rPr>
          <w:b/>
          <w:bCs/>
        </w:rPr>
        <w:t>file upload</w:t>
      </w:r>
      <w:r w:rsidRPr="00A3349A">
        <w:t xml:space="preserve"> in the smallest safe increments.</w:t>
      </w:r>
    </w:p>
    <w:p w14:paraId="78271D34" w14:textId="77777777" w:rsidR="00A3349A" w:rsidRPr="00A3349A" w:rsidRDefault="00A3349A" w:rsidP="00A3349A">
      <w:r w:rsidRPr="00A3349A">
        <w:t xml:space="preserve">High-level sequence (each step is atomic — </w:t>
      </w:r>
      <w:proofErr w:type="gramStart"/>
      <w:r w:rsidRPr="00A3349A">
        <w:t>we’ll</w:t>
      </w:r>
      <w:proofErr w:type="gramEnd"/>
      <w:r w:rsidRPr="00A3349A">
        <w:t xml:space="preserve"> stop after each and test):</w:t>
      </w:r>
    </w:p>
    <w:p w14:paraId="0F9839B9" w14:textId="77777777" w:rsidR="00A3349A" w:rsidRPr="00A3349A" w:rsidRDefault="00A3349A" w:rsidP="00A3349A">
      <w:pPr>
        <w:numPr>
          <w:ilvl w:val="0"/>
          <w:numId w:val="87"/>
        </w:numPr>
      </w:pPr>
      <w:r w:rsidRPr="00A3349A">
        <w:t xml:space="preserve">Ensure a single shared </w:t>
      </w:r>
      <w:proofErr w:type="spellStart"/>
      <w:r w:rsidRPr="00A3349A">
        <w:t>supabaseClient</w:t>
      </w:r>
      <w:proofErr w:type="spellEnd"/>
      <w:r w:rsidRPr="00A3349A">
        <w:t xml:space="preserve"> is available to all components.</w:t>
      </w:r>
    </w:p>
    <w:p w14:paraId="5DEB1BFD" w14:textId="77777777" w:rsidR="00A3349A" w:rsidRPr="00A3349A" w:rsidRDefault="00A3349A" w:rsidP="00A3349A">
      <w:pPr>
        <w:numPr>
          <w:ilvl w:val="0"/>
          <w:numId w:val="87"/>
        </w:numPr>
      </w:pPr>
      <w:r w:rsidRPr="00A3349A">
        <w:t xml:space="preserve">Replace Register form’s </w:t>
      </w:r>
      <w:proofErr w:type="spellStart"/>
      <w:r w:rsidRPr="00A3349A">
        <w:t>localStorage</w:t>
      </w:r>
      <w:proofErr w:type="spellEnd"/>
      <w:r w:rsidRPr="00A3349A">
        <w:t xml:space="preserve"> save with Supabase Auth + profile insert.</w:t>
      </w:r>
    </w:p>
    <w:p w14:paraId="1F9D9214" w14:textId="77777777" w:rsidR="00A3349A" w:rsidRPr="00A3349A" w:rsidRDefault="00A3349A" w:rsidP="00A3349A">
      <w:pPr>
        <w:numPr>
          <w:ilvl w:val="0"/>
          <w:numId w:val="87"/>
        </w:numPr>
      </w:pPr>
      <w:r w:rsidRPr="00A3349A">
        <w:t xml:space="preserve">Replace Login form’s </w:t>
      </w:r>
      <w:proofErr w:type="spellStart"/>
      <w:r w:rsidRPr="00A3349A">
        <w:t>localStorage</w:t>
      </w:r>
      <w:proofErr w:type="spellEnd"/>
      <w:r w:rsidRPr="00A3349A">
        <w:t xml:space="preserve"> check with Supabase sign-in &amp; session handling.</w:t>
      </w:r>
    </w:p>
    <w:p w14:paraId="7AF9C295" w14:textId="77777777" w:rsidR="00A3349A" w:rsidRPr="00A3349A" w:rsidRDefault="00A3349A" w:rsidP="00A3349A">
      <w:pPr>
        <w:numPr>
          <w:ilvl w:val="0"/>
          <w:numId w:val="87"/>
        </w:numPr>
      </w:pPr>
      <w:r w:rsidRPr="00A3349A">
        <w:t xml:space="preserve">Add global auth listener in </w:t>
      </w:r>
      <w:proofErr w:type="spellStart"/>
      <w:r w:rsidRPr="00A3349A">
        <w:t>App.tsx</w:t>
      </w:r>
      <w:proofErr w:type="spellEnd"/>
      <w:r w:rsidRPr="00A3349A">
        <w:t xml:space="preserve"> (so screens know current user).</w:t>
      </w:r>
    </w:p>
    <w:p w14:paraId="5AAACC9B" w14:textId="77777777" w:rsidR="00A3349A" w:rsidRPr="00A3349A" w:rsidRDefault="00A3349A" w:rsidP="00A3349A">
      <w:pPr>
        <w:numPr>
          <w:ilvl w:val="0"/>
          <w:numId w:val="87"/>
        </w:numPr>
      </w:pPr>
      <w:r w:rsidRPr="00A3349A">
        <w:t xml:space="preserve">Replace </w:t>
      </w:r>
      <w:proofErr w:type="spellStart"/>
      <w:r w:rsidRPr="00A3349A">
        <w:t>ReportScreen</w:t>
      </w:r>
      <w:proofErr w:type="spellEnd"/>
      <w:r w:rsidRPr="00A3349A">
        <w:t xml:space="preserve"> submit: upload files to Supabase Storage and insert reports row.</w:t>
      </w:r>
    </w:p>
    <w:p w14:paraId="65784786" w14:textId="77777777" w:rsidR="00A3349A" w:rsidRPr="00A3349A" w:rsidRDefault="00A3349A" w:rsidP="00A3349A">
      <w:pPr>
        <w:numPr>
          <w:ilvl w:val="0"/>
          <w:numId w:val="87"/>
        </w:numPr>
      </w:pPr>
      <w:r w:rsidRPr="00A3349A">
        <w:t>Replace report listing/fetching (if any) to read from reports table.</w:t>
      </w:r>
    </w:p>
    <w:p w14:paraId="525CCB20" w14:textId="77777777" w:rsidR="00A3349A" w:rsidRPr="00A3349A" w:rsidRDefault="00A3349A" w:rsidP="00A3349A">
      <w:pPr>
        <w:numPr>
          <w:ilvl w:val="0"/>
          <w:numId w:val="87"/>
        </w:numPr>
      </w:pPr>
      <w:r w:rsidRPr="00A3349A">
        <w:t>Replace road list source (</w:t>
      </w:r>
      <w:proofErr w:type="spellStart"/>
      <w:r w:rsidRPr="00A3349A">
        <w:t>LocationSearch</w:t>
      </w:r>
      <w:proofErr w:type="spellEnd"/>
      <w:r w:rsidRPr="00A3349A">
        <w:t>) to fetch from roads table (or keep existing OSM seed).</w:t>
      </w:r>
    </w:p>
    <w:p w14:paraId="4CE97699" w14:textId="77777777" w:rsidR="00A3349A" w:rsidRPr="00A3349A" w:rsidRDefault="00A3349A" w:rsidP="00A3349A">
      <w:pPr>
        <w:numPr>
          <w:ilvl w:val="0"/>
          <w:numId w:val="87"/>
        </w:numPr>
      </w:pPr>
      <w:r w:rsidRPr="00A3349A">
        <w:t xml:space="preserve">Add a safe one-time migration helper to push </w:t>
      </w:r>
      <w:proofErr w:type="spellStart"/>
      <w:r w:rsidRPr="00A3349A">
        <w:t>localStorage</w:t>
      </w:r>
      <w:proofErr w:type="spellEnd"/>
      <w:r w:rsidRPr="00A3349A">
        <w:t xml:space="preserve"> data into Supabase (optional).</w:t>
      </w:r>
    </w:p>
    <w:p w14:paraId="1DB8E8DD" w14:textId="165647FD" w:rsidR="00E06749" w:rsidRPr="00A3349A" w:rsidRDefault="00A3349A" w:rsidP="002728E7">
      <w:pPr>
        <w:numPr>
          <w:ilvl w:val="0"/>
          <w:numId w:val="87"/>
        </w:numPr>
      </w:pPr>
      <w:r w:rsidRPr="00A3349A">
        <w:lastRenderedPageBreak/>
        <w:t>Test and enable Row-Level Security (RLS) guidance (optional — do after pilot).</w:t>
      </w:r>
    </w:p>
    <w:p w14:paraId="0E9962DA" w14:textId="77777777" w:rsidR="00A3349A" w:rsidRPr="00A3349A" w:rsidRDefault="00A3349A" w:rsidP="00A3349A">
      <w:pPr>
        <w:numPr>
          <w:ilvl w:val="0"/>
          <w:numId w:val="87"/>
        </w:numPr>
      </w:pPr>
      <w:r w:rsidRPr="00A3349A">
        <w:t xml:space="preserve">Clean up: remove </w:t>
      </w:r>
      <w:proofErr w:type="spellStart"/>
      <w:r w:rsidRPr="00A3349A">
        <w:t>localStorage</w:t>
      </w:r>
      <w:proofErr w:type="spellEnd"/>
      <w:r w:rsidRPr="00A3349A">
        <w:t xml:space="preserve"> writes or keep them as cache fallback.</w:t>
      </w:r>
    </w:p>
    <w:p w14:paraId="2D71FAFF" w14:textId="77777777" w:rsidR="00A3349A" w:rsidRPr="00A3349A" w:rsidRDefault="00000000" w:rsidP="00A3349A">
      <w:r>
        <w:pict w14:anchorId="2C1A4895">
          <v:rect id="_x0000_i1026" style="width:0;height:1.5pt" o:hralign="center" o:hrstd="t" o:hr="t" fillcolor="#a0a0a0" stroked="f"/>
        </w:pict>
      </w:r>
    </w:p>
    <w:p w14:paraId="08B6CC27" w14:textId="77777777" w:rsidR="00A3349A" w:rsidRPr="00A3349A" w:rsidRDefault="00A3349A" w:rsidP="00A3349A">
      <w:pPr>
        <w:rPr>
          <w:b/>
          <w:bCs/>
        </w:rPr>
      </w:pPr>
      <w:r w:rsidRPr="00A3349A">
        <w:rPr>
          <w:b/>
          <w:bCs/>
        </w:rPr>
        <w:t>Exactly what I will change (file-by-file)</w:t>
      </w:r>
    </w:p>
    <w:p w14:paraId="67C29A87" w14:textId="77777777" w:rsidR="00A3349A" w:rsidRPr="00A3349A" w:rsidRDefault="00A3349A" w:rsidP="00A3349A">
      <w:r w:rsidRPr="00A3349A">
        <w:t xml:space="preserve">I will never change your UI layout — only logic inside components. For each component </w:t>
      </w:r>
      <w:proofErr w:type="gramStart"/>
      <w:r w:rsidRPr="00A3349A">
        <w:t>I’ll</w:t>
      </w:r>
      <w:proofErr w:type="gramEnd"/>
      <w:r w:rsidRPr="00A3349A">
        <w:t xml:space="preserve"> produce a diff/patch you can copy-paste.</w:t>
      </w:r>
    </w:p>
    <w:p w14:paraId="2FAF2D3F" w14:textId="77777777" w:rsidR="00A3349A" w:rsidRPr="00A3349A" w:rsidRDefault="00A3349A" w:rsidP="00A3349A">
      <w:pPr>
        <w:rPr>
          <w:b/>
          <w:bCs/>
        </w:rPr>
      </w:pPr>
      <w:r w:rsidRPr="00A3349A">
        <w:rPr>
          <w:b/>
          <w:bCs/>
        </w:rPr>
        <w:t xml:space="preserve">A. </w:t>
      </w:r>
      <w:proofErr w:type="spellStart"/>
      <w:r w:rsidRPr="00A3349A">
        <w:rPr>
          <w:b/>
          <w:bCs/>
        </w:rPr>
        <w:t>src</w:t>
      </w:r>
      <w:proofErr w:type="spellEnd"/>
      <w:r w:rsidRPr="00A3349A">
        <w:rPr>
          <w:b/>
          <w:bCs/>
        </w:rPr>
        <w:t>/supabaseClient.js (or .</w:t>
      </w:r>
      <w:proofErr w:type="spellStart"/>
      <w:r w:rsidRPr="00A3349A">
        <w:rPr>
          <w:b/>
          <w:bCs/>
        </w:rPr>
        <w:t>ts</w:t>
      </w:r>
      <w:proofErr w:type="spellEnd"/>
      <w:r w:rsidRPr="00A3349A">
        <w:rPr>
          <w:b/>
          <w:bCs/>
        </w:rPr>
        <w:t>) — one-time</w:t>
      </w:r>
    </w:p>
    <w:p w14:paraId="6E679B8E" w14:textId="77777777" w:rsidR="00A3349A" w:rsidRPr="00A3349A" w:rsidRDefault="00A3349A" w:rsidP="00A3349A">
      <w:pPr>
        <w:numPr>
          <w:ilvl w:val="0"/>
          <w:numId w:val="88"/>
        </w:numPr>
      </w:pPr>
      <w:r w:rsidRPr="00A3349A">
        <w:t xml:space="preserve">Create/verify this file (if you already have </w:t>
      </w:r>
      <w:proofErr w:type="gramStart"/>
      <w:r w:rsidRPr="00A3349A">
        <w:t>it</w:t>
      </w:r>
      <w:proofErr w:type="gramEnd"/>
      <w:r w:rsidRPr="00A3349A">
        <w:t xml:space="preserve"> </w:t>
      </w:r>
      <w:proofErr w:type="gramStart"/>
      <w:r w:rsidRPr="00A3349A">
        <w:t>we’ll</w:t>
      </w:r>
      <w:proofErr w:type="gramEnd"/>
      <w:r w:rsidRPr="00A3349A">
        <w:t xml:space="preserve"> reuse it).</w:t>
      </w:r>
    </w:p>
    <w:p w14:paraId="17C79657" w14:textId="77777777" w:rsidR="00A3349A" w:rsidRPr="00A3349A" w:rsidRDefault="00A3349A" w:rsidP="00A3349A">
      <w:pPr>
        <w:numPr>
          <w:ilvl w:val="0"/>
          <w:numId w:val="88"/>
        </w:numPr>
      </w:pPr>
      <w:r w:rsidRPr="00A3349A">
        <w:t>Exact contents (already suggested previously):</w:t>
      </w:r>
    </w:p>
    <w:p w14:paraId="5EDF55E7" w14:textId="77777777" w:rsidR="00A3349A" w:rsidRPr="00A3349A" w:rsidRDefault="00A3349A" w:rsidP="00A3349A">
      <w:r w:rsidRPr="00A3349A">
        <w:t xml:space="preserve">import </w:t>
      </w:r>
      <w:proofErr w:type="gramStart"/>
      <w:r w:rsidRPr="00A3349A">
        <w:t xml:space="preserve">{ </w:t>
      </w:r>
      <w:proofErr w:type="spellStart"/>
      <w:r w:rsidRPr="00A3349A">
        <w:t>createClient</w:t>
      </w:r>
      <w:proofErr w:type="spellEnd"/>
      <w:proofErr w:type="gramEnd"/>
      <w:r w:rsidRPr="00A3349A">
        <w:t xml:space="preserve"> } from '@</w:t>
      </w:r>
      <w:proofErr w:type="spellStart"/>
      <w:r w:rsidRPr="00A3349A">
        <w:t>supabase</w:t>
      </w:r>
      <w:proofErr w:type="spellEnd"/>
      <w:r w:rsidRPr="00A3349A">
        <w:t>/</w:t>
      </w:r>
      <w:proofErr w:type="spellStart"/>
      <w:r w:rsidRPr="00A3349A">
        <w:t>supabase-js</w:t>
      </w:r>
      <w:proofErr w:type="spellEnd"/>
      <w:r w:rsidRPr="00A3349A">
        <w:t>';</w:t>
      </w:r>
    </w:p>
    <w:p w14:paraId="38EF7801" w14:textId="77777777" w:rsidR="00A3349A" w:rsidRPr="00A3349A" w:rsidRDefault="00A3349A" w:rsidP="00A3349A"/>
    <w:p w14:paraId="55DB8638" w14:textId="77777777" w:rsidR="00A3349A" w:rsidRPr="00A3349A" w:rsidRDefault="00A3349A" w:rsidP="00A3349A">
      <w:proofErr w:type="spellStart"/>
      <w:r w:rsidRPr="00A3349A">
        <w:t>const</w:t>
      </w:r>
      <w:proofErr w:type="spellEnd"/>
      <w:r w:rsidRPr="00A3349A">
        <w:t xml:space="preserve"> SUPABASE_URL = </w:t>
      </w:r>
      <w:proofErr w:type="spellStart"/>
      <w:proofErr w:type="gramStart"/>
      <w:r w:rsidRPr="00A3349A">
        <w:t>import.meta.env.VITE</w:t>
      </w:r>
      <w:proofErr w:type="gramEnd"/>
      <w:r w:rsidRPr="00A3349A">
        <w:t>_SUPABASE_URL</w:t>
      </w:r>
      <w:proofErr w:type="spellEnd"/>
      <w:r w:rsidRPr="00A3349A">
        <w:t>;</w:t>
      </w:r>
    </w:p>
    <w:p w14:paraId="61B8F399" w14:textId="77777777" w:rsidR="00A3349A" w:rsidRPr="00A3349A" w:rsidRDefault="00A3349A" w:rsidP="00A3349A">
      <w:proofErr w:type="spellStart"/>
      <w:r w:rsidRPr="00A3349A">
        <w:t>const</w:t>
      </w:r>
      <w:proofErr w:type="spellEnd"/>
      <w:r w:rsidRPr="00A3349A">
        <w:t xml:space="preserve"> SUPABASE_ANON_KEY = </w:t>
      </w:r>
      <w:proofErr w:type="spellStart"/>
      <w:proofErr w:type="gramStart"/>
      <w:r w:rsidRPr="00A3349A">
        <w:t>import.meta.env.VITE</w:t>
      </w:r>
      <w:proofErr w:type="gramEnd"/>
      <w:r w:rsidRPr="00A3349A">
        <w:t>_SUPABASE_ANON_KEY</w:t>
      </w:r>
      <w:proofErr w:type="spellEnd"/>
      <w:r w:rsidRPr="00A3349A">
        <w:t>;</w:t>
      </w:r>
    </w:p>
    <w:p w14:paraId="0F662BF2" w14:textId="77777777" w:rsidR="00A3349A" w:rsidRPr="00A3349A" w:rsidRDefault="00A3349A" w:rsidP="00A3349A"/>
    <w:p w14:paraId="5DB0A3F3" w14:textId="77777777" w:rsidR="00A3349A" w:rsidRPr="00A3349A" w:rsidRDefault="00A3349A" w:rsidP="00A3349A">
      <w:r w:rsidRPr="00A3349A">
        <w:t xml:space="preserve">export </w:t>
      </w:r>
      <w:proofErr w:type="spellStart"/>
      <w:r w:rsidRPr="00A3349A">
        <w:t>const</w:t>
      </w:r>
      <w:proofErr w:type="spellEnd"/>
      <w:r w:rsidRPr="00A3349A">
        <w:t xml:space="preserve"> </w:t>
      </w:r>
      <w:proofErr w:type="spellStart"/>
      <w:r w:rsidRPr="00A3349A">
        <w:t>supabase</w:t>
      </w:r>
      <w:proofErr w:type="spellEnd"/>
      <w:r w:rsidRPr="00A3349A">
        <w:t xml:space="preserve"> = </w:t>
      </w:r>
      <w:proofErr w:type="spellStart"/>
      <w:proofErr w:type="gramStart"/>
      <w:r w:rsidRPr="00A3349A">
        <w:t>createClient</w:t>
      </w:r>
      <w:proofErr w:type="spellEnd"/>
      <w:r w:rsidRPr="00A3349A">
        <w:t>(</w:t>
      </w:r>
      <w:proofErr w:type="gramEnd"/>
      <w:r w:rsidRPr="00A3349A">
        <w:t>SUPABASE_URL, SUPABASE_ANON_KEY, {</w:t>
      </w:r>
    </w:p>
    <w:p w14:paraId="5C8E9497" w14:textId="77777777" w:rsidR="00A3349A" w:rsidRPr="00A3349A" w:rsidRDefault="00A3349A" w:rsidP="00A3349A">
      <w:r w:rsidRPr="00A3349A">
        <w:t xml:space="preserve">  auth: </w:t>
      </w:r>
      <w:proofErr w:type="gramStart"/>
      <w:r w:rsidRPr="00A3349A">
        <w:t xml:space="preserve">{ </w:t>
      </w:r>
      <w:proofErr w:type="spellStart"/>
      <w:r w:rsidRPr="00A3349A">
        <w:t>persistSession</w:t>
      </w:r>
      <w:proofErr w:type="spellEnd"/>
      <w:proofErr w:type="gramEnd"/>
      <w:r w:rsidRPr="00A3349A">
        <w:t xml:space="preserve">: true, </w:t>
      </w:r>
      <w:proofErr w:type="spellStart"/>
      <w:r w:rsidRPr="00A3349A">
        <w:t>detectSessionInUrl</w:t>
      </w:r>
      <w:proofErr w:type="spellEnd"/>
      <w:r w:rsidRPr="00A3349A">
        <w:t xml:space="preserve">: </w:t>
      </w:r>
      <w:proofErr w:type="gramStart"/>
      <w:r w:rsidRPr="00A3349A">
        <w:t>true }</w:t>
      </w:r>
      <w:proofErr w:type="gramEnd"/>
    </w:p>
    <w:p w14:paraId="64E75399" w14:textId="77777777" w:rsidR="00A3349A" w:rsidRPr="00A3349A" w:rsidRDefault="00A3349A" w:rsidP="00A3349A">
      <w:r w:rsidRPr="00A3349A">
        <w:t>});</w:t>
      </w:r>
    </w:p>
    <w:p w14:paraId="197F0042" w14:textId="77777777" w:rsidR="00A3349A" w:rsidRPr="00A3349A" w:rsidRDefault="00A3349A" w:rsidP="00A3349A">
      <w:r w:rsidRPr="00A3349A">
        <w:rPr>
          <w:b/>
          <w:bCs/>
        </w:rPr>
        <w:t>Test:</w:t>
      </w:r>
      <w:r w:rsidRPr="00A3349A">
        <w:t xml:space="preserve"> import and call </w:t>
      </w:r>
      <w:proofErr w:type="spellStart"/>
      <w:proofErr w:type="gramStart"/>
      <w:r w:rsidRPr="00A3349A">
        <w:t>supabase.auth</w:t>
      </w:r>
      <w:proofErr w:type="gramEnd"/>
      <w:r w:rsidRPr="00A3349A">
        <w:t>.</w:t>
      </w:r>
      <w:proofErr w:type="gramStart"/>
      <w:r w:rsidRPr="00A3349A">
        <w:t>getUser</w:t>
      </w:r>
      <w:proofErr w:type="spellEnd"/>
      <w:r w:rsidRPr="00A3349A">
        <w:t>(</w:t>
      </w:r>
      <w:proofErr w:type="gramEnd"/>
      <w:r w:rsidRPr="00A3349A">
        <w:t>) in console or run the testSupabase.js again.</w:t>
      </w:r>
    </w:p>
    <w:p w14:paraId="38399821" w14:textId="77777777" w:rsidR="00A3349A" w:rsidRPr="00A3349A" w:rsidRDefault="00000000" w:rsidP="00A3349A">
      <w:r>
        <w:pict w14:anchorId="075F54D9">
          <v:rect id="_x0000_i1027" style="width:0;height:1.5pt" o:hralign="center" o:hrstd="t" o:hr="t" fillcolor="#a0a0a0" stroked="f"/>
        </w:pict>
      </w:r>
    </w:p>
    <w:p w14:paraId="148DEDA7" w14:textId="77777777" w:rsidR="00A3349A" w:rsidRPr="00A3349A" w:rsidRDefault="00A3349A" w:rsidP="00A3349A">
      <w:pPr>
        <w:rPr>
          <w:b/>
          <w:bCs/>
        </w:rPr>
      </w:pPr>
      <w:r w:rsidRPr="00A3349A">
        <w:rPr>
          <w:b/>
          <w:bCs/>
        </w:rPr>
        <w:t xml:space="preserve">B. </w:t>
      </w:r>
      <w:proofErr w:type="spellStart"/>
      <w:r w:rsidRPr="00A3349A">
        <w:rPr>
          <w:b/>
          <w:bCs/>
        </w:rPr>
        <w:t>RegisterForm.jsx</w:t>
      </w:r>
      <w:proofErr w:type="spellEnd"/>
      <w:r w:rsidRPr="00A3349A">
        <w:rPr>
          <w:b/>
          <w:bCs/>
        </w:rPr>
        <w:t xml:space="preserve"> </w:t>
      </w:r>
      <w:proofErr w:type="gramStart"/>
      <w:r w:rsidRPr="00A3349A">
        <w:rPr>
          <w:b/>
          <w:bCs/>
        </w:rPr>
        <w:t>/ .</w:t>
      </w:r>
      <w:proofErr w:type="spellStart"/>
      <w:r w:rsidRPr="00A3349A">
        <w:rPr>
          <w:b/>
          <w:bCs/>
        </w:rPr>
        <w:t>tsx</w:t>
      </w:r>
      <w:proofErr w:type="spellEnd"/>
      <w:proofErr w:type="gramEnd"/>
    </w:p>
    <w:p w14:paraId="186E8E6E" w14:textId="77777777" w:rsidR="00F550ED" w:rsidRDefault="00A3349A" w:rsidP="00A3349A">
      <w:pPr>
        <w:rPr>
          <w:b/>
          <w:bCs/>
        </w:rPr>
      </w:pPr>
      <w:r w:rsidRPr="00A3349A">
        <w:rPr>
          <w:b/>
          <w:bCs/>
        </w:rPr>
        <w:t>Old behavior:</w:t>
      </w:r>
      <w:r w:rsidRPr="00A3349A">
        <w:t xml:space="preserve"> validate form → save {</w:t>
      </w:r>
      <w:proofErr w:type="spellStart"/>
      <w:proofErr w:type="gramStart"/>
      <w:r w:rsidRPr="00A3349A">
        <w:t>email,password</w:t>
      </w:r>
      <w:proofErr w:type="gramEnd"/>
      <w:r w:rsidRPr="00A3349A">
        <w:t>,name</w:t>
      </w:r>
      <w:proofErr w:type="spellEnd"/>
      <w:r w:rsidRPr="00A3349A">
        <w:t xml:space="preserve">} to </w:t>
      </w:r>
      <w:proofErr w:type="spellStart"/>
      <w:r w:rsidRPr="00A3349A">
        <w:t>localStorage</w:t>
      </w:r>
      <w:proofErr w:type="spellEnd"/>
      <w:r w:rsidRPr="00A3349A">
        <w:t>.</w:t>
      </w:r>
      <w:r w:rsidRPr="00A3349A">
        <w:br/>
      </w:r>
    </w:p>
    <w:p w14:paraId="0904AEFC" w14:textId="77777777" w:rsidR="00F550ED" w:rsidRDefault="00F550ED" w:rsidP="00A3349A">
      <w:pPr>
        <w:rPr>
          <w:b/>
          <w:bCs/>
        </w:rPr>
      </w:pPr>
    </w:p>
    <w:p w14:paraId="5529D11C" w14:textId="77777777" w:rsidR="00F550ED" w:rsidRDefault="00F550ED" w:rsidP="00A3349A">
      <w:pPr>
        <w:rPr>
          <w:b/>
          <w:bCs/>
        </w:rPr>
      </w:pPr>
    </w:p>
    <w:p w14:paraId="2553AC50" w14:textId="77777777" w:rsidR="00F550ED" w:rsidRDefault="00F550ED" w:rsidP="00A3349A">
      <w:pPr>
        <w:rPr>
          <w:b/>
          <w:bCs/>
        </w:rPr>
      </w:pPr>
    </w:p>
    <w:p w14:paraId="23E2D3F8" w14:textId="404800CE" w:rsidR="00A3349A" w:rsidRPr="00A3349A" w:rsidRDefault="00A3349A" w:rsidP="00A3349A">
      <w:r w:rsidRPr="00A3349A">
        <w:rPr>
          <w:b/>
          <w:bCs/>
        </w:rPr>
        <w:lastRenderedPageBreak/>
        <w:t>New behavior (exact changes):</w:t>
      </w:r>
    </w:p>
    <w:p w14:paraId="4FEAA2B1" w14:textId="77777777" w:rsidR="00A3349A" w:rsidRPr="00A3349A" w:rsidRDefault="00A3349A" w:rsidP="00A3349A">
      <w:pPr>
        <w:numPr>
          <w:ilvl w:val="0"/>
          <w:numId w:val="89"/>
        </w:numPr>
      </w:pPr>
      <w:r w:rsidRPr="00A3349A">
        <w:t>On submit:</w:t>
      </w:r>
    </w:p>
    <w:p w14:paraId="777032B8" w14:textId="77777777" w:rsidR="00A3349A" w:rsidRPr="00A3349A" w:rsidRDefault="00A3349A" w:rsidP="00A3349A">
      <w:pPr>
        <w:numPr>
          <w:ilvl w:val="1"/>
          <w:numId w:val="89"/>
        </w:numPr>
      </w:pPr>
      <w:r w:rsidRPr="00A3349A">
        <w:t xml:space="preserve">Call await </w:t>
      </w:r>
      <w:proofErr w:type="spellStart"/>
      <w:proofErr w:type="gramStart"/>
      <w:r w:rsidRPr="00A3349A">
        <w:t>supabase.auth</w:t>
      </w:r>
      <w:proofErr w:type="gramEnd"/>
      <w:r w:rsidRPr="00A3349A">
        <w:t>.</w:t>
      </w:r>
      <w:proofErr w:type="gramStart"/>
      <w:r w:rsidRPr="00A3349A">
        <w:t>signUp</w:t>
      </w:r>
      <w:proofErr w:type="spellEnd"/>
      <w:r w:rsidRPr="00A3349A">
        <w:t>({ email</w:t>
      </w:r>
      <w:proofErr w:type="gramEnd"/>
      <w:r w:rsidRPr="00A3349A">
        <w:t xml:space="preserve">, </w:t>
      </w:r>
      <w:proofErr w:type="gramStart"/>
      <w:r w:rsidRPr="00A3349A">
        <w:t>password }</w:t>
      </w:r>
      <w:proofErr w:type="gramEnd"/>
      <w:r w:rsidRPr="00A3349A">
        <w:t>).</w:t>
      </w:r>
    </w:p>
    <w:p w14:paraId="2656B58E" w14:textId="77777777" w:rsidR="00A3349A" w:rsidRPr="00A3349A" w:rsidRDefault="00A3349A" w:rsidP="00A3349A">
      <w:pPr>
        <w:numPr>
          <w:ilvl w:val="1"/>
          <w:numId w:val="89"/>
        </w:numPr>
      </w:pPr>
      <w:r w:rsidRPr="00A3349A">
        <w:t xml:space="preserve">If success, await </w:t>
      </w:r>
      <w:proofErr w:type="spellStart"/>
      <w:proofErr w:type="gramStart"/>
      <w:r w:rsidRPr="00A3349A">
        <w:t>supabase.from</w:t>
      </w:r>
      <w:proofErr w:type="spellEnd"/>
      <w:proofErr w:type="gramEnd"/>
      <w:r w:rsidRPr="00A3349A">
        <w:t>('profiles'</w:t>
      </w:r>
      <w:proofErr w:type="gramStart"/>
      <w:r w:rsidRPr="00A3349A">
        <w:t>).</w:t>
      </w:r>
      <w:proofErr w:type="spellStart"/>
      <w:r w:rsidRPr="00A3349A">
        <w:t>upsert</w:t>
      </w:r>
      <w:proofErr w:type="spellEnd"/>
      <w:r w:rsidRPr="00A3349A">
        <w:t>({ id</w:t>
      </w:r>
      <w:proofErr w:type="gramEnd"/>
      <w:r w:rsidRPr="00A3349A">
        <w:t xml:space="preserve">: user.id, email, </w:t>
      </w:r>
      <w:proofErr w:type="spellStart"/>
      <w:r w:rsidRPr="00A3349A">
        <w:t>full_name</w:t>
      </w:r>
      <w:proofErr w:type="spellEnd"/>
      <w:r w:rsidRPr="00A3349A">
        <w:t xml:space="preserve">: </w:t>
      </w:r>
      <w:proofErr w:type="gramStart"/>
      <w:r w:rsidRPr="00A3349A">
        <w:t>name }</w:t>
      </w:r>
      <w:proofErr w:type="gramEnd"/>
      <w:r w:rsidRPr="00A3349A">
        <w:t>).</w:t>
      </w:r>
    </w:p>
    <w:p w14:paraId="677FD409" w14:textId="77777777" w:rsidR="00A3349A" w:rsidRPr="00A3349A" w:rsidRDefault="00A3349A" w:rsidP="00A3349A">
      <w:pPr>
        <w:numPr>
          <w:ilvl w:val="1"/>
          <w:numId w:val="89"/>
        </w:numPr>
      </w:pPr>
      <w:r w:rsidRPr="00A3349A">
        <w:t>Show success toast and switch to Login screen (same UX).</w:t>
      </w:r>
    </w:p>
    <w:p w14:paraId="2DF65A1A" w14:textId="77777777" w:rsidR="00A3349A" w:rsidRPr="00A3349A" w:rsidRDefault="00A3349A" w:rsidP="00A3349A">
      <w:pPr>
        <w:numPr>
          <w:ilvl w:val="1"/>
          <w:numId w:val="89"/>
        </w:numPr>
      </w:pPr>
      <w:r w:rsidRPr="00A3349A">
        <w:t xml:space="preserve">If error, show toast with </w:t>
      </w:r>
      <w:proofErr w:type="spellStart"/>
      <w:proofErr w:type="gramStart"/>
      <w:r w:rsidRPr="00A3349A">
        <w:t>error.message</w:t>
      </w:r>
      <w:proofErr w:type="spellEnd"/>
      <w:proofErr w:type="gramEnd"/>
      <w:r w:rsidRPr="00A3349A">
        <w:t>.</w:t>
      </w:r>
    </w:p>
    <w:p w14:paraId="5EEB6272" w14:textId="77777777" w:rsidR="00A3349A" w:rsidRPr="00A3349A" w:rsidRDefault="00A3349A" w:rsidP="00A3349A">
      <w:pPr>
        <w:numPr>
          <w:ilvl w:val="0"/>
          <w:numId w:val="89"/>
        </w:numPr>
      </w:pPr>
      <w:r w:rsidRPr="00A3349A">
        <w:t xml:space="preserve">Keep </w:t>
      </w:r>
      <w:proofErr w:type="spellStart"/>
      <w:r w:rsidRPr="00A3349A">
        <w:t>localStorage</w:t>
      </w:r>
      <w:proofErr w:type="spellEnd"/>
      <w:r w:rsidRPr="00A3349A">
        <w:t xml:space="preserve"> call temporarily as fallback (optional), but prefer Supabase.</w:t>
      </w:r>
    </w:p>
    <w:p w14:paraId="072CA8CD" w14:textId="77777777" w:rsidR="00A3349A" w:rsidRPr="00A3349A" w:rsidRDefault="00A3349A" w:rsidP="00A3349A">
      <w:r w:rsidRPr="00A3349A">
        <w:rPr>
          <w:b/>
          <w:bCs/>
        </w:rPr>
        <w:t>Exact code snippet I will give you</w:t>
      </w:r>
      <w:r w:rsidRPr="00A3349A">
        <w:t xml:space="preserve"> (ready to paste inside your submit handler). </w:t>
      </w:r>
      <w:proofErr w:type="gramStart"/>
      <w:r w:rsidRPr="00A3349A">
        <w:t>I’ll</w:t>
      </w:r>
      <w:proofErr w:type="gramEnd"/>
      <w:r w:rsidRPr="00A3349A">
        <w:t xml:space="preserve"> adjust to your current function names.</w:t>
      </w:r>
    </w:p>
    <w:p w14:paraId="57547DD6" w14:textId="77777777" w:rsidR="00A3349A" w:rsidRPr="00A3349A" w:rsidRDefault="00A3349A" w:rsidP="00A3349A">
      <w:r w:rsidRPr="00A3349A">
        <w:rPr>
          <w:b/>
          <w:bCs/>
        </w:rPr>
        <w:t>Test:</w:t>
      </w:r>
      <w:r w:rsidRPr="00A3349A">
        <w:t xml:space="preserve"> Register with a new email, check Supabase Authentication -&gt; Users and profiles table for new row.</w:t>
      </w:r>
    </w:p>
    <w:p w14:paraId="5F6C71E0" w14:textId="77777777" w:rsidR="00A3349A" w:rsidRPr="00A3349A" w:rsidRDefault="00000000" w:rsidP="00A3349A">
      <w:r>
        <w:pict w14:anchorId="6F46BEB4">
          <v:rect id="_x0000_i1028" style="width:0;height:1.5pt" o:hralign="center" o:hrstd="t" o:hr="t" fillcolor="#a0a0a0" stroked="f"/>
        </w:pict>
      </w:r>
    </w:p>
    <w:p w14:paraId="5E59973C" w14:textId="77777777" w:rsidR="00A3349A" w:rsidRPr="00A3349A" w:rsidRDefault="00A3349A" w:rsidP="00A3349A">
      <w:pPr>
        <w:rPr>
          <w:b/>
          <w:bCs/>
        </w:rPr>
      </w:pPr>
      <w:r w:rsidRPr="00A3349A">
        <w:rPr>
          <w:b/>
          <w:bCs/>
        </w:rPr>
        <w:t xml:space="preserve">C. </w:t>
      </w:r>
      <w:proofErr w:type="spellStart"/>
      <w:r w:rsidRPr="00A3349A">
        <w:rPr>
          <w:b/>
          <w:bCs/>
        </w:rPr>
        <w:t>LoginForm.jsx</w:t>
      </w:r>
      <w:proofErr w:type="spellEnd"/>
      <w:r w:rsidRPr="00A3349A">
        <w:rPr>
          <w:b/>
          <w:bCs/>
        </w:rPr>
        <w:t xml:space="preserve"> </w:t>
      </w:r>
      <w:proofErr w:type="gramStart"/>
      <w:r w:rsidRPr="00A3349A">
        <w:rPr>
          <w:b/>
          <w:bCs/>
        </w:rPr>
        <w:t>/ .</w:t>
      </w:r>
      <w:proofErr w:type="spellStart"/>
      <w:r w:rsidRPr="00A3349A">
        <w:rPr>
          <w:b/>
          <w:bCs/>
        </w:rPr>
        <w:t>tsx</w:t>
      </w:r>
      <w:proofErr w:type="spellEnd"/>
      <w:proofErr w:type="gramEnd"/>
    </w:p>
    <w:p w14:paraId="2E0BB21D" w14:textId="77777777" w:rsidR="00A3349A" w:rsidRPr="00A3349A" w:rsidRDefault="00A3349A" w:rsidP="00A3349A">
      <w:r w:rsidRPr="00A3349A">
        <w:rPr>
          <w:b/>
          <w:bCs/>
        </w:rPr>
        <w:t>Old behavior:</w:t>
      </w:r>
      <w:r w:rsidRPr="00A3349A">
        <w:t xml:space="preserve"> check </w:t>
      </w:r>
      <w:proofErr w:type="spellStart"/>
      <w:r w:rsidRPr="00A3349A">
        <w:t>localStorage</w:t>
      </w:r>
      <w:proofErr w:type="spellEnd"/>
      <w:r w:rsidRPr="00A3349A">
        <w:t xml:space="preserve"> for user and password → set “logged in</w:t>
      </w:r>
      <w:proofErr w:type="gramStart"/>
      <w:r w:rsidRPr="00A3349A">
        <w:t>”.</w:t>
      </w:r>
      <w:proofErr w:type="gramEnd"/>
      <w:r w:rsidRPr="00A3349A">
        <w:br/>
      </w:r>
      <w:r w:rsidRPr="00A3349A">
        <w:rPr>
          <w:b/>
          <w:bCs/>
        </w:rPr>
        <w:t>New behavior:</w:t>
      </w:r>
    </w:p>
    <w:p w14:paraId="11BCC9CC" w14:textId="77777777" w:rsidR="00A3349A" w:rsidRPr="00A3349A" w:rsidRDefault="00A3349A" w:rsidP="00A3349A">
      <w:pPr>
        <w:numPr>
          <w:ilvl w:val="0"/>
          <w:numId w:val="90"/>
        </w:numPr>
      </w:pPr>
      <w:r w:rsidRPr="00A3349A">
        <w:t>On submit:</w:t>
      </w:r>
    </w:p>
    <w:p w14:paraId="1296409F" w14:textId="77777777" w:rsidR="00A3349A" w:rsidRPr="00A3349A" w:rsidRDefault="00A3349A" w:rsidP="00A3349A">
      <w:pPr>
        <w:numPr>
          <w:ilvl w:val="1"/>
          <w:numId w:val="90"/>
        </w:numPr>
      </w:pPr>
      <w:proofErr w:type="spellStart"/>
      <w:r w:rsidRPr="00A3349A">
        <w:t>const</w:t>
      </w:r>
      <w:proofErr w:type="spellEnd"/>
      <w:r w:rsidRPr="00A3349A">
        <w:t xml:space="preserve"> </w:t>
      </w:r>
      <w:proofErr w:type="gramStart"/>
      <w:r w:rsidRPr="00A3349A">
        <w:t>{ data</w:t>
      </w:r>
      <w:proofErr w:type="gramEnd"/>
      <w:r w:rsidRPr="00A3349A">
        <w:t xml:space="preserve">, </w:t>
      </w:r>
      <w:proofErr w:type="gramStart"/>
      <w:r w:rsidRPr="00A3349A">
        <w:t>error }</w:t>
      </w:r>
      <w:proofErr w:type="gramEnd"/>
      <w:r w:rsidRPr="00A3349A">
        <w:t xml:space="preserve"> = await </w:t>
      </w:r>
      <w:proofErr w:type="spellStart"/>
      <w:proofErr w:type="gramStart"/>
      <w:r w:rsidRPr="00A3349A">
        <w:t>supabase.auth</w:t>
      </w:r>
      <w:proofErr w:type="gramEnd"/>
      <w:r w:rsidRPr="00A3349A">
        <w:t>.</w:t>
      </w:r>
      <w:proofErr w:type="gramStart"/>
      <w:r w:rsidRPr="00A3349A">
        <w:t>signInWithPassword</w:t>
      </w:r>
      <w:proofErr w:type="spellEnd"/>
      <w:r w:rsidRPr="00A3349A">
        <w:t>({ email</w:t>
      </w:r>
      <w:proofErr w:type="gramEnd"/>
      <w:r w:rsidRPr="00A3349A">
        <w:t xml:space="preserve">, </w:t>
      </w:r>
      <w:proofErr w:type="gramStart"/>
      <w:r w:rsidRPr="00A3349A">
        <w:t>password }</w:t>
      </w:r>
      <w:proofErr w:type="gramEnd"/>
      <w:r w:rsidRPr="00A3349A">
        <w:t>);</w:t>
      </w:r>
    </w:p>
    <w:p w14:paraId="2939DF5E" w14:textId="77777777" w:rsidR="00A3349A" w:rsidRPr="00A3349A" w:rsidRDefault="00A3349A" w:rsidP="00A3349A">
      <w:pPr>
        <w:numPr>
          <w:ilvl w:val="1"/>
          <w:numId w:val="90"/>
        </w:numPr>
      </w:pPr>
      <w:r w:rsidRPr="00A3349A">
        <w:t xml:space="preserve">On success, </w:t>
      </w:r>
      <w:proofErr w:type="spellStart"/>
      <w:r w:rsidRPr="00A3349A">
        <w:t>supabase</w:t>
      </w:r>
      <w:proofErr w:type="spellEnd"/>
      <w:r w:rsidRPr="00A3349A">
        <w:t xml:space="preserve"> persists session; call your existing </w:t>
      </w:r>
      <w:proofErr w:type="spellStart"/>
      <w:proofErr w:type="gramStart"/>
      <w:r w:rsidRPr="00A3349A">
        <w:t>onLoginSuccess</w:t>
      </w:r>
      <w:proofErr w:type="spellEnd"/>
      <w:r w:rsidRPr="00A3349A">
        <w:t>(</w:t>
      </w:r>
      <w:proofErr w:type="gramEnd"/>
      <w:r w:rsidRPr="00A3349A">
        <w:t>) handler with user object.</w:t>
      </w:r>
    </w:p>
    <w:p w14:paraId="2C3AD731" w14:textId="77777777" w:rsidR="00A3349A" w:rsidRPr="00A3349A" w:rsidRDefault="00A3349A" w:rsidP="00A3349A">
      <w:pPr>
        <w:numPr>
          <w:ilvl w:val="1"/>
          <w:numId w:val="90"/>
        </w:numPr>
      </w:pPr>
      <w:r w:rsidRPr="00A3349A">
        <w:t>On failure, show error toast.</w:t>
      </w:r>
    </w:p>
    <w:p w14:paraId="685E358F" w14:textId="77777777" w:rsidR="00A3349A" w:rsidRPr="00A3349A" w:rsidRDefault="00A3349A" w:rsidP="00A3349A">
      <w:pPr>
        <w:numPr>
          <w:ilvl w:val="0"/>
          <w:numId w:val="90"/>
        </w:numPr>
      </w:pPr>
      <w:r w:rsidRPr="00A3349A">
        <w:t xml:space="preserve">Remove </w:t>
      </w:r>
      <w:proofErr w:type="spellStart"/>
      <w:r w:rsidRPr="00A3349A">
        <w:t>localStorage</w:t>
      </w:r>
      <w:proofErr w:type="spellEnd"/>
      <w:r w:rsidRPr="00A3349A">
        <w:t xml:space="preserve"> credential checks (or keep only for offline fallback).</w:t>
      </w:r>
    </w:p>
    <w:p w14:paraId="0139A916" w14:textId="77777777" w:rsidR="00A3349A" w:rsidRPr="00A3349A" w:rsidRDefault="00A3349A" w:rsidP="00A3349A">
      <w:r w:rsidRPr="00A3349A">
        <w:rPr>
          <w:b/>
          <w:bCs/>
        </w:rPr>
        <w:t>Test:</w:t>
      </w:r>
      <w:r w:rsidRPr="00A3349A">
        <w:t xml:space="preserve"> Login with the account created in previous step — your UI should navigate to post-login flow and </w:t>
      </w:r>
      <w:proofErr w:type="spellStart"/>
      <w:proofErr w:type="gramStart"/>
      <w:r w:rsidRPr="00A3349A">
        <w:t>supabase.auth</w:t>
      </w:r>
      <w:proofErr w:type="gramEnd"/>
      <w:r w:rsidRPr="00A3349A">
        <w:t>.</w:t>
      </w:r>
      <w:proofErr w:type="gramStart"/>
      <w:r w:rsidRPr="00A3349A">
        <w:t>getUser</w:t>
      </w:r>
      <w:proofErr w:type="spellEnd"/>
      <w:r w:rsidRPr="00A3349A">
        <w:t>(</w:t>
      </w:r>
      <w:proofErr w:type="gramEnd"/>
      <w:r w:rsidRPr="00A3349A">
        <w:t>) should return the logged-in user.</w:t>
      </w:r>
    </w:p>
    <w:p w14:paraId="1C186751" w14:textId="77777777" w:rsidR="00A3349A" w:rsidRPr="00A3349A" w:rsidRDefault="00000000" w:rsidP="00A3349A">
      <w:r>
        <w:pict w14:anchorId="080EF03D">
          <v:rect id="_x0000_i1029" style="width:0;height:1.5pt" o:hralign="center" o:hrstd="t" o:hr="t" fillcolor="#a0a0a0" stroked="f"/>
        </w:pict>
      </w:r>
    </w:p>
    <w:p w14:paraId="6F405C5A" w14:textId="77777777" w:rsidR="00A3349A" w:rsidRPr="00A3349A" w:rsidRDefault="00A3349A" w:rsidP="00A3349A">
      <w:pPr>
        <w:rPr>
          <w:b/>
          <w:bCs/>
        </w:rPr>
      </w:pPr>
      <w:r w:rsidRPr="00A3349A">
        <w:rPr>
          <w:b/>
          <w:bCs/>
        </w:rPr>
        <w:t xml:space="preserve">D. </w:t>
      </w:r>
      <w:proofErr w:type="spellStart"/>
      <w:r w:rsidRPr="00A3349A">
        <w:rPr>
          <w:b/>
          <w:bCs/>
        </w:rPr>
        <w:t>App.tsx</w:t>
      </w:r>
      <w:proofErr w:type="spellEnd"/>
      <w:r w:rsidRPr="00A3349A">
        <w:rPr>
          <w:b/>
          <w:bCs/>
        </w:rPr>
        <w:t xml:space="preserve"> / </w:t>
      </w:r>
      <w:proofErr w:type="spellStart"/>
      <w:r w:rsidRPr="00A3349A">
        <w:rPr>
          <w:b/>
          <w:bCs/>
        </w:rPr>
        <w:t>main.tsx</w:t>
      </w:r>
      <w:proofErr w:type="spellEnd"/>
      <w:r w:rsidRPr="00A3349A">
        <w:rPr>
          <w:b/>
          <w:bCs/>
        </w:rPr>
        <w:t xml:space="preserve"> — global auth listener (one small change)</w:t>
      </w:r>
    </w:p>
    <w:p w14:paraId="1323CA71" w14:textId="77777777" w:rsidR="00A3349A" w:rsidRPr="00A3349A" w:rsidRDefault="00A3349A" w:rsidP="00A3349A">
      <w:r w:rsidRPr="00A3349A">
        <w:rPr>
          <w:b/>
          <w:bCs/>
        </w:rPr>
        <w:lastRenderedPageBreak/>
        <w:t>Goal:</w:t>
      </w:r>
      <w:r w:rsidRPr="00A3349A">
        <w:t xml:space="preserve"> Let app react to auth state changes so components </w:t>
      </w:r>
      <w:proofErr w:type="gramStart"/>
      <w:r w:rsidRPr="00A3349A">
        <w:t>don’t</w:t>
      </w:r>
      <w:proofErr w:type="gramEnd"/>
      <w:r w:rsidRPr="00A3349A">
        <w:t xml:space="preserve"> rely on </w:t>
      </w:r>
      <w:proofErr w:type="spellStart"/>
      <w:r w:rsidRPr="00A3349A">
        <w:t>localStorage</w:t>
      </w:r>
      <w:proofErr w:type="spellEnd"/>
      <w:r w:rsidRPr="00A3349A">
        <w:t>.</w:t>
      </w:r>
    </w:p>
    <w:p w14:paraId="5F1A15E9" w14:textId="77777777" w:rsidR="00A3349A" w:rsidRPr="00A3349A" w:rsidRDefault="00A3349A" w:rsidP="00A3349A">
      <w:pPr>
        <w:numPr>
          <w:ilvl w:val="0"/>
          <w:numId w:val="91"/>
        </w:numPr>
      </w:pPr>
      <w:r w:rsidRPr="00A3349A">
        <w:t>Add at top-level:</w:t>
      </w:r>
    </w:p>
    <w:p w14:paraId="06C762B7" w14:textId="77777777" w:rsidR="00A3349A" w:rsidRPr="00A3349A" w:rsidRDefault="00A3349A" w:rsidP="00A3349A">
      <w:r w:rsidRPr="00A3349A">
        <w:t xml:space="preserve">import </w:t>
      </w:r>
      <w:proofErr w:type="gramStart"/>
      <w:r w:rsidRPr="00A3349A">
        <w:t xml:space="preserve">{ </w:t>
      </w:r>
      <w:proofErr w:type="spellStart"/>
      <w:r w:rsidRPr="00A3349A">
        <w:t>supabase</w:t>
      </w:r>
      <w:proofErr w:type="spellEnd"/>
      <w:proofErr w:type="gramEnd"/>
      <w:r w:rsidRPr="00A3349A">
        <w:t xml:space="preserve"> } from </w:t>
      </w:r>
      <w:proofErr w:type="gramStart"/>
      <w:r w:rsidRPr="00A3349A">
        <w:t>'./</w:t>
      </w:r>
      <w:proofErr w:type="spellStart"/>
      <w:proofErr w:type="gramEnd"/>
      <w:r w:rsidRPr="00A3349A">
        <w:t>supabaseClient</w:t>
      </w:r>
      <w:proofErr w:type="spellEnd"/>
      <w:r w:rsidRPr="00A3349A">
        <w:t>';</w:t>
      </w:r>
    </w:p>
    <w:p w14:paraId="2A22BC81" w14:textId="77777777" w:rsidR="00A3349A" w:rsidRPr="00A3349A" w:rsidRDefault="00A3349A" w:rsidP="00A3349A">
      <w:proofErr w:type="spellStart"/>
      <w:proofErr w:type="gramStart"/>
      <w:r w:rsidRPr="00A3349A">
        <w:t>useEffect</w:t>
      </w:r>
      <w:proofErr w:type="spellEnd"/>
      <w:r w:rsidRPr="00A3349A">
        <w:t>(</w:t>
      </w:r>
      <w:proofErr w:type="gramEnd"/>
      <w:r w:rsidRPr="00A3349A">
        <w:t>() =&gt; {</w:t>
      </w:r>
    </w:p>
    <w:p w14:paraId="11A67948" w14:textId="77777777" w:rsidR="00A3349A" w:rsidRPr="00A3349A" w:rsidRDefault="00A3349A" w:rsidP="00A3349A">
      <w:r w:rsidRPr="00A3349A">
        <w:t xml:space="preserve">  </w:t>
      </w:r>
      <w:proofErr w:type="spellStart"/>
      <w:r w:rsidRPr="00A3349A">
        <w:t>const</w:t>
      </w:r>
      <w:proofErr w:type="spellEnd"/>
      <w:r w:rsidRPr="00A3349A">
        <w:t xml:space="preserve"> </w:t>
      </w:r>
      <w:proofErr w:type="gramStart"/>
      <w:r w:rsidRPr="00A3349A">
        <w:t>{ data</w:t>
      </w:r>
      <w:proofErr w:type="gramEnd"/>
      <w:r w:rsidRPr="00A3349A">
        <w:t xml:space="preserve">: </w:t>
      </w:r>
      <w:proofErr w:type="gramStart"/>
      <w:r w:rsidRPr="00A3349A">
        <w:t>listener }</w:t>
      </w:r>
      <w:proofErr w:type="gramEnd"/>
      <w:r w:rsidRPr="00A3349A">
        <w:t xml:space="preserve"> = </w:t>
      </w:r>
      <w:proofErr w:type="spellStart"/>
      <w:proofErr w:type="gramStart"/>
      <w:r w:rsidRPr="00A3349A">
        <w:t>supabase.auth</w:t>
      </w:r>
      <w:proofErr w:type="gramEnd"/>
      <w:r w:rsidRPr="00A3349A">
        <w:t>.</w:t>
      </w:r>
      <w:proofErr w:type="gramStart"/>
      <w:r w:rsidRPr="00A3349A">
        <w:t>onAuthStateChange</w:t>
      </w:r>
      <w:proofErr w:type="spellEnd"/>
      <w:r w:rsidRPr="00A3349A">
        <w:t>(</w:t>
      </w:r>
      <w:proofErr w:type="gramEnd"/>
      <w:r w:rsidRPr="00A3349A">
        <w:t>(_event, session) =&gt; {</w:t>
      </w:r>
    </w:p>
    <w:p w14:paraId="3A877F85" w14:textId="77777777" w:rsidR="00A3349A" w:rsidRPr="00A3349A" w:rsidRDefault="00A3349A" w:rsidP="00A3349A">
      <w:r w:rsidRPr="00A3349A">
        <w:t xml:space="preserve">    // call your </w:t>
      </w:r>
      <w:proofErr w:type="spellStart"/>
      <w:r w:rsidRPr="00A3349A">
        <w:t>setUser</w:t>
      </w:r>
      <w:proofErr w:type="spellEnd"/>
      <w:r w:rsidRPr="00A3349A">
        <w:t xml:space="preserve"> / context setter to update UI</w:t>
      </w:r>
    </w:p>
    <w:p w14:paraId="7B33EC47" w14:textId="77777777" w:rsidR="00A3349A" w:rsidRPr="00A3349A" w:rsidRDefault="00A3349A" w:rsidP="00A3349A">
      <w:r w:rsidRPr="00A3349A">
        <w:t xml:space="preserve">    </w:t>
      </w:r>
      <w:proofErr w:type="spellStart"/>
      <w:proofErr w:type="gramStart"/>
      <w:r w:rsidRPr="00A3349A">
        <w:t>setUser</w:t>
      </w:r>
      <w:proofErr w:type="spellEnd"/>
      <w:r w:rsidRPr="00A3349A">
        <w:t>(</w:t>
      </w:r>
      <w:proofErr w:type="spellStart"/>
      <w:proofErr w:type="gramEnd"/>
      <w:r w:rsidRPr="00A3349A">
        <w:t>session?.user</w:t>
      </w:r>
      <w:proofErr w:type="spellEnd"/>
      <w:r w:rsidRPr="00A3349A">
        <w:t xml:space="preserve"> ?? null);</w:t>
      </w:r>
    </w:p>
    <w:p w14:paraId="11FC4D44" w14:textId="77777777" w:rsidR="00A3349A" w:rsidRPr="00A3349A" w:rsidRDefault="00A3349A" w:rsidP="00A3349A">
      <w:r w:rsidRPr="00A3349A">
        <w:t xml:space="preserve">  });</w:t>
      </w:r>
    </w:p>
    <w:p w14:paraId="172CEBB8" w14:textId="77777777" w:rsidR="00A3349A" w:rsidRPr="00A3349A" w:rsidRDefault="00A3349A" w:rsidP="00A3349A">
      <w:r w:rsidRPr="00A3349A">
        <w:t xml:space="preserve">  return () =&gt; </w:t>
      </w:r>
      <w:proofErr w:type="spellStart"/>
      <w:proofErr w:type="gramStart"/>
      <w:r w:rsidRPr="00A3349A">
        <w:t>listener?.subscription?.unsubscribe</w:t>
      </w:r>
      <w:proofErr w:type="spellEnd"/>
      <w:r w:rsidRPr="00A3349A">
        <w:t>?.</w:t>
      </w:r>
      <w:proofErr w:type="gramEnd"/>
      <w:r w:rsidRPr="00A3349A">
        <w:t>();</w:t>
      </w:r>
    </w:p>
    <w:p w14:paraId="315BA64B" w14:textId="77777777" w:rsidR="00A3349A" w:rsidRPr="00A3349A" w:rsidRDefault="00A3349A" w:rsidP="00A3349A">
      <w:r w:rsidRPr="00A3349A">
        <w:t>}, []);</w:t>
      </w:r>
    </w:p>
    <w:p w14:paraId="24076AC8" w14:textId="77777777" w:rsidR="00A3349A" w:rsidRPr="00A3349A" w:rsidRDefault="00A3349A" w:rsidP="00A3349A">
      <w:pPr>
        <w:numPr>
          <w:ilvl w:val="0"/>
          <w:numId w:val="92"/>
        </w:numPr>
      </w:pPr>
      <w:r w:rsidRPr="00A3349A">
        <w:t>Provide user via React Context or pass as prop (</w:t>
      </w:r>
      <w:proofErr w:type="gramStart"/>
      <w:r w:rsidRPr="00A3349A">
        <w:t>I’ll</w:t>
      </w:r>
      <w:proofErr w:type="gramEnd"/>
      <w:r w:rsidRPr="00A3349A">
        <w:t xml:space="preserve"> match your current structure).</w:t>
      </w:r>
    </w:p>
    <w:p w14:paraId="4B9844D6" w14:textId="77777777" w:rsidR="00A3349A" w:rsidRPr="00A3349A" w:rsidRDefault="00A3349A" w:rsidP="00A3349A">
      <w:r w:rsidRPr="00A3349A">
        <w:rPr>
          <w:b/>
          <w:bCs/>
        </w:rPr>
        <w:t>Test:</w:t>
      </w:r>
      <w:r w:rsidRPr="00A3349A">
        <w:t xml:space="preserve"> When you log in, the app should reflect logged-in state automatically.</w:t>
      </w:r>
    </w:p>
    <w:p w14:paraId="2B9598D7" w14:textId="77777777" w:rsidR="00A3349A" w:rsidRPr="00A3349A" w:rsidRDefault="00000000" w:rsidP="00A3349A">
      <w:r>
        <w:pict w14:anchorId="4022F68D">
          <v:rect id="_x0000_i1030" style="width:0;height:1.5pt" o:hralign="center" o:hrstd="t" o:hr="t" fillcolor="#a0a0a0" stroked="f"/>
        </w:pict>
      </w:r>
    </w:p>
    <w:p w14:paraId="25153471" w14:textId="77777777" w:rsidR="00A3349A" w:rsidRPr="00A3349A" w:rsidRDefault="00A3349A" w:rsidP="00A3349A">
      <w:pPr>
        <w:rPr>
          <w:b/>
          <w:bCs/>
        </w:rPr>
      </w:pPr>
      <w:r w:rsidRPr="00A3349A">
        <w:rPr>
          <w:b/>
          <w:bCs/>
        </w:rPr>
        <w:t xml:space="preserve">E. </w:t>
      </w:r>
      <w:proofErr w:type="spellStart"/>
      <w:r w:rsidRPr="00A3349A">
        <w:rPr>
          <w:b/>
          <w:bCs/>
        </w:rPr>
        <w:t>ReportScreen.jsx</w:t>
      </w:r>
      <w:proofErr w:type="spellEnd"/>
      <w:r w:rsidRPr="00A3349A">
        <w:rPr>
          <w:b/>
          <w:bCs/>
        </w:rPr>
        <w:t xml:space="preserve"> </w:t>
      </w:r>
      <w:proofErr w:type="gramStart"/>
      <w:r w:rsidRPr="00A3349A">
        <w:rPr>
          <w:b/>
          <w:bCs/>
        </w:rPr>
        <w:t>/ .</w:t>
      </w:r>
      <w:proofErr w:type="spellStart"/>
      <w:r w:rsidRPr="00A3349A">
        <w:rPr>
          <w:b/>
          <w:bCs/>
        </w:rPr>
        <w:t>tsx</w:t>
      </w:r>
      <w:proofErr w:type="spellEnd"/>
      <w:proofErr w:type="gramEnd"/>
      <w:r w:rsidRPr="00A3349A">
        <w:rPr>
          <w:b/>
          <w:bCs/>
        </w:rPr>
        <w:t xml:space="preserve"> — file upload + insert report</w:t>
      </w:r>
    </w:p>
    <w:p w14:paraId="39899FB4" w14:textId="77777777" w:rsidR="00A3349A" w:rsidRPr="00A3349A" w:rsidRDefault="00A3349A" w:rsidP="00A3349A">
      <w:r w:rsidRPr="00A3349A">
        <w:rPr>
          <w:b/>
          <w:bCs/>
        </w:rPr>
        <w:t>Old behavior:</w:t>
      </w:r>
      <w:r w:rsidRPr="00A3349A">
        <w:t xml:space="preserve"> creates report object and stores in </w:t>
      </w:r>
      <w:proofErr w:type="spellStart"/>
      <w:r w:rsidRPr="00A3349A">
        <w:t>localStorage</w:t>
      </w:r>
      <w:proofErr w:type="spellEnd"/>
      <w:r w:rsidRPr="00A3349A">
        <w:t>.</w:t>
      </w:r>
      <w:r w:rsidRPr="00A3349A">
        <w:br/>
      </w:r>
      <w:r w:rsidRPr="00A3349A">
        <w:rPr>
          <w:b/>
          <w:bCs/>
        </w:rPr>
        <w:t>New behavior:</w:t>
      </w:r>
    </w:p>
    <w:p w14:paraId="6FC08F42" w14:textId="77777777" w:rsidR="00A3349A" w:rsidRPr="00A3349A" w:rsidRDefault="00A3349A" w:rsidP="00A3349A">
      <w:pPr>
        <w:numPr>
          <w:ilvl w:val="0"/>
          <w:numId w:val="93"/>
        </w:numPr>
      </w:pPr>
      <w:r w:rsidRPr="00A3349A">
        <w:t>For each file:</w:t>
      </w:r>
    </w:p>
    <w:p w14:paraId="4944D322" w14:textId="77777777" w:rsidR="00A3349A" w:rsidRPr="00A3349A" w:rsidRDefault="00A3349A" w:rsidP="00A3349A">
      <w:pPr>
        <w:numPr>
          <w:ilvl w:val="1"/>
          <w:numId w:val="93"/>
        </w:numPr>
      </w:pPr>
      <w:r w:rsidRPr="00A3349A">
        <w:t>Compress/resize if image (client-side).</w:t>
      </w:r>
    </w:p>
    <w:p w14:paraId="70649870" w14:textId="77777777" w:rsidR="00A3349A" w:rsidRPr="00A3349A" w:rsidRDefault="00A3349A" w:rsidP="00A3349A">
      <w:pPr>
        <w:numPr>
          <w:ilvl w:val="1"/>
          <w:numId w:val="93"/>
        </w:numPr>
      </w:pPr>
      <w:r w:rsidRPr="00A3349A">
        <w:t>Upload to Supabase Storage:</w:t>
      </w:r>
    </w:p>
    <w:p w14:paraId="5E38FFC4" w14:textId="77777777" w:rsidR="00A3349A" w:rsidRPr="00A3349A" w:rsidRDefault="00A3349A" w:rsidP="00A3349A">
      <w:pPr>
        <w:numPr>
          <w:ilvl w:val="1"/>
          <w:numId w:val="93"/>
        </w:numPr>
        <w:tabs>
          <w:tab w:val="clear" w:pos="1440"/>
        </w:tabs>
      </w:pPr>
      <w:proofErr w:type="spellStart"/>
      <w:r w:rsidRPr="00A3349A">
        <w:t>const</w:t>
      </w:r>
      <w:proofErr w:type="spellEnd"/>
      <w:r w:rsidRPr="00A3349A">
        <w:t xml:space="preserve"> </w:t>
      </w:r>
      <w:proofErr w:type="gramStart"/>
      <w:r w:rsidRPr="00A3349A">
        <w:t>{ data</w:t>
      </w:r>
      <w:proofErr w:type="gramEnd"/>
      <w:r w:rsidRPr="00A3349A">
        <w:t xml:space="preserve"> } = await </w:t>
      </w:r>
      <w:proofErr w:type="spellStart"/>
      <w:proofErr w:type="gramStart"/>
      <w:r w:rsidRPr="00A3349A">
        <w:t>supabase.storage</w:t>
      </w:r>
      <w:proofErr w:type="gramEnd"/>
      <w:r w:rsidRPr="00A3349A">
        <w:t>.from</w:t>
      </w:r>
      <w:proofErr w:type="spellEnd"/>
      <w:r w:rsidRPr="00A3349A">
        <w:t>('reports-media'</w:t>
      </w:r>
      <w:proofErr w:type="gramStart"/>
      <w:r w:rsidRPr="00A3349A">
        <w:t>).upload</w:t>
      </w:r>
      <w:proofErr w:type="gramEnd"/>
      <w:r w:rsidRPr="00A3349A">
        <w:t>(path, file);</w:t>
      </w:r>
    </w:p>
    <w:p w14:paraId="4BB8DE71" w14:textId="77777777" w:rsidR="00A3349A" w:rsidRPr="00A3349A" w:rsidRDefault="00A3349A" w:rsidP="00A3349A">
      <w:pPr>
        <w:numPr>
          <w:ilvl w:val="1"/>
          <w:numId w:val="93"/>
        </w:numPr>
        <w:tabs>
          <w:tab w:val="clear" w:pos="1440"/>
        </w:tabs>
      </w:pPr>
      <w:proofErr w:type="spellStart"/>
      <w:r w:rsidRPr="00A3349A">
        <w:t>const</w:t>
      </w:r>
      <w:proofErr w:type="spellEnd"/>
      <w:r w:rsidRPr="00A3349A">
        <w:t xml:space="preserve"> </w:t>
      </w:r>
      <w:proofErr w:type="spellStart"/>
      <w:r w:rsidRPr="00A3349A">
        <w:t>publicUrl</w:t>
      </w:r>
      <w:proofErr w:type="spellEnd"/>
      <w:r w:rsidRPr="00A3349A">
        <w:t xml:space="preserve"> = </w:t>
      </w:r>
      <w:proofErr w:type="gramStart"/>
      <w:r w:rsidRPr="00A3349A">
        <w:t>supabase.storage</w:t>
      </w:r>
      <w:proofErr w:type="gramEnd"/>
      <w:r w:rsidRPr="00A3349A">
        <w:t>.from('reports-media'</w:t>
      </w:r>
      <w:proofErr w:type="gramStart"/>
      <w:r w:rsidRPr="00A3349A">
        <w:t>).getPublicUrl</w:t>
      </w:r>
      <w:proofErr w:type="gramEnd"/>
      <w:r w:rsidRPr="00A3349A">
        <w:t>(</w:t>
      </w:r>
      <w:proofErr w:type="gramStart"/>
      <w:r w:rsidRPr="00A3349A">
        <w:t>data.path).publicURL</w:t>
      </w:r>
      <w:proofErr w:type="gramEnd"/>
      <w:r w:rsidRPr="00A3349A">
        <w:t xml:space="preserve">; // or </w:t>
      </w:r>
      <w:proofErr w:type="spellStart"/>
      <w:r w:rsidRPr="00A3349A">
        <w:t>createSignedUrl</w:t>
      </w:r>
      <w:proofErr w:type="spellEnd"/>
      <w:r w:rsidRPr="00A3349A">
        <w:t xml:space="preserve"> for private</w:t>
      </w:r>
    </w:p>
    <w:p w14:paraId="0E3A5F88" w14:textId="77777777" w:rsidR="00A3349A" w:rsidRPr="00A3349A" w:rsidRDefault="00A3349A" w:rsidP="00A3349A">
      <w:pPr>
        <w:numPr>
          <w:ilvl w:val="1"/>
          <w:numId w:val="93"/>
        </w:numPr>
      </w:pPr>
      <w:r w:rsidRPr="00A3349A">
        <w:t xml:space="preserve">Collect </w:t>
      </w:r>
      <w:proofErr w:type="gramStart"/>
      <w:r w:rsidRPr="00A3349A">
        <w:t>{ path</w:t>
      </w:r>
      <w:proofErr w:type="gramEnd"/>
      <w:r w:rsidRPr="00A3349A">
        <w:t xml:space="preserve">: </w:t>
      </w:r>
      <w:proofErr w:type="spellStart"/>
      <w:proofErr w:type="gramStart"/>
      <w:r w:rsidRPr="00A3349A">
        <w:t>data.path</w:t>
      </w:r>
      <w:proofErr w:type="spellEnd"/>
      <w:proofErr w:type="gramEnd"/>
      <w:r w:rsidRPr="00A3349A">
        <w:t xml:space="preserve">, </w:t>
      </w:r>
      <w:proofErr w:type="spellStart"/>
      <w:r w:rsidRPr="00A3349A">
        <w:t>publicUrl</w:t>
      </w:r>
      <w:proofErr w:type="spellEnd"/>
      <w:r w:rsidRPr="00A3349A">
        <w:t xml:space="preserve">, mime: </w:t>
      </w:r>
      <w:proofErr w:type="spellStart"/>
      <w:proofErr w:type="gramStart"/>
      <w:r w:rsidRPr="00A3349A">
        <w:t>file.type</w:t>
      </w:r>
      <w:proofErr w:type="spellEnd"/>
      <w:proofErr w:type="gramEnd"/>
      <w:r w:rsidRPr="00A3349A">
        <w:t xml:space="preserve"> }.</w:t>
      </w:r>
    </w:p>
    <w:p w14:paraId="706FAD02" w14:textId="77777777" w:rsidR="00A3349A" w:rsidRPr="00A3349A" w:rsidRDefault="00A3349A" w:rsidP="00A3349A">
      <w:pPr>
        <w:numPr>
          <w:ilvl w:val="0"/>
          <w:numId w:val="93"/>
        </w:numPr>
      </w:pPr>
      <w:r w:rsidRPr="00A3349A">
        <w:t>Insert report row:</w:t>
      </w:r>
    </w:p>
    <w:p w14:paraId="074D264F" w14:textId="77777777" w:rsidR="00A3349A" w:rsidRPr="00A3349A" w:rsidRDefault="00A3349A" w:rsidP="00A3349A">
      <w:pPr>
        <w:numPr>
          <w:ilvl w:val="0"/>
          <w:numId w:val="93"/>
        </w:numPr>
        <w:tabs>
          <w:tab w:val="clear" w:pos="720"/>
        </w:tabs>
      </w:pPr>
      <w:r w:rsidRPr="00A3349A">
        <w:t xml:space="preserve">await </w:t>
      </w:r>
      <w:proofErr w:type="spellStart"/>
      <w:proofErr w:type="gramStart"/>
      <w:r w:rsidRPr="00A3349A">
        <w:t>supabase.from</w:t>
      </w:r>
      <w:proofErr w:type="spellEnd"/>
      <w:proofErr w:type="gramEnd"/>
      <w:r w:rsidRPr="00A3349A">
        <w:t>('reports'</w:t>
      </w:r>
      <w:proofErr w:type="gramStart"/>
      <w:r w:rsidRPr="00A3349A">
        <w:t>).insert</w:t>
      </w:r>
      <w:proofErr w:type="gramEnd"/>
      <w:r w:rsidRPr="00A3349A">
        <w:t>([{</w:t>
      </w:r>
    </w:p>
    <w:p w14:paraId="35C34C7D" w14:textId="77777777" w:rsidR="00A3349A" w:rsidRPr="00A3349A" w:rsidRDefault="00A3349A" w:rsidP="00A3349A">
      <w:pPr>
        <w:numPr>
          <w:ilvl w:val="0"/>
          <w:numId w:val="93"/>
        </w:numPr>
        <w:tabs>
          <w:tab w:val="clear" w:pos="720"/>
        </w:tabs>
      </w:pPr>
      <w:r w:rsidRPr="00A3349A">
        <w:lastRenderedPageBreak/>
        <w:t xml:space="preserve">  </w:t>
      </w:r>
      <w:proofErr w:type="spellStart"/>
      <w:r w:rsidRPr="00A3349A">
        <w:t>user_id</w:t>
      </w:r>
      <w:proofErr w:type="spellEnd"/>
      <w:r w:rsidRPr="00A3349A">
        <w:t>: user.id,</w:t>
      </w:r>
    </w:p>
    <w:p w14:paraId="205A1C32" w14:textId="77777777" w:rsidR="00A3349A" w:rsidRPr="00A3349A" w:rsidRDefault="00A3349A" w:rsidP="00A3349A">
      <w:pPr>
        <w:numPr>
          <w:ilvl w:val="0"/>
          <w:numId w:val="93"/>
        </w:numPr>
        <w:tabs>
          <w:tab w:val="clear" w:pos="720"/>
        </w:tabs>
      </w:pPr>
      <w:r w:rsidRPr="00A3349A">
        <w:t xml:space="preserve">  </w:t>
      </w:r>
      <w:proofErr w:type="spellStart"/>
      <w:r w:rsidRPr="00A3349A">
        <w:t>road_name</w:t>
      </w:r>
      <w:proofErr w:type="spellEnd"/>
      <w:r w:rsidRPr="00A3349A">
        <w:t xml:space="preserve">: </w:t>
      </w:r>
      <w:proofErr w:type="spellStart"/>
      <w:r w:rsidRPr="00A3349A">
        <w:t>selectedRoad</w:t>
      </w:r>
      <w:proofErr w:type="spellEnd"/>
      <w:r w:rsidRPr="00A3349A">
        <w:t>,</w:t>
      </w:r>
    </w:p>
    <w:p w14:paraId="3BF87A43" w14:textId="77777777" w:rsidR="00A3349A" w:rsidRPr="00A3349A" w:rsidRDefault="00A3349A" w:rsidP="00A3349A">
      <w:pPr>
        <w:numPr>
          <w:ilvl w:val="0"/>
          <w:numId w:val="93"/>
        </w:numPr>
        <w:tabs>
          <w:tab w:val="clear" w:pos="720"/>
        </w:tabs>
      </w:pPr>
      <w:r w:rsidRPr="00A3349A">
        <w:t xml:space="preserve">  pincode,</w:t>
      </w:r>
    </w:p>
    <w:p w14:paraId="46773CD9" w14:textId="77777777" w:rsidR="00A3349A" w:rsidRPr="00A3349A" w:rsidRDefault="00A3349A" w:rsidP="00A3349A">
      <w:pPr>
        <w:numPr>
          <w:ilvl w:val="0"/>
          <w:numId w:val="93"/>
        </w:numPr>
        <w:tabs>
          <w:tab w:val="clear" w:pos="720"/>
        </w:tabs>
      </w:pPr>
      <w:r w:rsidRPr="00A3349A">
        <w:t xml:space="preserve">  vote: rating,</w:t>
      </w:r>
    </w:p>
    <w:p w14:paraId="676628DF" w14:textId="77777777" w:rsidR="00A3349A" w:rsidRPr="00A3349A" w:rsidRDefault="00A3349A" w:rsidP="00A3349A">
      <w:pPr>
        <w:numPr>
          <w:ilvl w:val="0"/>
          <w:numId w:val="93"/>
        </w:numPr>
        <w:tabs>
          <w:tab w:val="clear" w:pos="720"/>
        </w:tabs>
      </w:pPr>
      <w:r w:rsidRPr="00A3349A">
        <w:t xml:space="preserve">  answers: </w:t>
      </w:r>
      <w:proofErr w:type="spellStart"/>
      <w:r w:rsidRPr="00A3349A">
        <w:t>answersObj</w:t>
      </w:r>
      <w:proofErr w:type="spellEnd"/>
      <w:r w:rsidRPr="00A3349A">
        <w:t>,</w:t>
      </w:r>
    </w:p>
    <w:p w14:paraId="553ADD42" w14:textId="77777777" w:rsidR="00A3349A" w:rsidRPr="00A3349A" w:rsidRDefault="00A3349A" w:rsidP="00A3349A">
      <w:pPr>
        <w:numPr>
          <w:ilvl w:val="0"/>
          <w:numId w:val="93"/>
        </w:numPr>
        <w:tabs>
          <w:tab w:val="clear" w:pos="720"/>
        </w:tabs>
      </w:pPr>
      <w:r w:rsidRPr="00A3349A">
        <w:t xml:space="preserve">  files: </w:t>
      </w:r>
      <w:proofErr w:type="spellStart"/>
      <w:r w:rsidRPr="00A3349A">
        <w:t>uploadedArray</w:t>
      </w:r>
      <w:proofErr w:type="spellEnd"/>
    </w:p>
    <w:p w14:paraId="4E471C8B" w14:textId="77777777" w:rsidR="00A3349A" w:rsidRPr="00A3349A" w:rsidRDefault="00A3349A" w:rsidP="00A3349A">
      <w:pPr>
        <w:numPr>
          <w:ilvl w:val="0"/>
          <w:numId w:val="93"/>
        </w:numPr>
        <w:tabs>
          <w:tab w:val="clear" w:pos="720"/>
        </w:tabs>
      </w:pPr>
      <w:r w:rsidRPr="00A3349A">
        <w:t>}]);</w:t>
      </w:r>
    </w:p>
    <w:p w14:paraId="191EEC19" w14:textId="77777777" w:rsidR="00A3349A" w:rsidRPr="00A3349A" w:rsidRDefault="00A3349A" w:rsidP="00A3349A">
      <w:pPr>
        <w:numPr>
          <w:ilvl w:val="0"/>
          <w:numId w:val="93"/>
        </w:numPr>
      </w:pPr>
      <w:r w:rsidRPr="00A3349A">
        <w:t>Continue to show success toast and local submit UX unchanged.</w:t>
      </w:r>
    </w:p>
    <w:p w14:paraId="52542843" w14:textId="77777777" w:rsidR="00A3349A" w:rsidRPr="00A3349A" w:rsidRDefault="00A3349A" w:rsidP="00A3349A">
      <w:r w:rsidRPr="00A3349A">
        <w:rPr>
          <w:b/>
          <w:bCs/>
        </w:rPr>
        <w:t>Test:</w:t>
      </w:r>
      <w:r w:rsidRPr="00A3349A">
        <w:t xml:space="preserve"> Submit a report; confirm reports table row and uploaded file visible in Storage browser.</w:t>
      </w:r>
    </w:p>
    <w:p w14:paraId="0199807D" w14:textId="77777777" w:rsidR="00A3349A" w:rsidRPr="00A3349A" w:rsidRDefault="00000000" w:rsidP="00A3349A">
      <w:r>
        <w:pict w14:anchorId="18596760">
          <v:rect id="_x0000_i1031" style="width:0;height:1.5pt" o:hralign="center" o:hrstd="t" o:hr="t" fillcolor="#a0a0a0" stroked="f"/>
        </w:pict>
      </w:r>
    </w:p>
    <w:p w14:paraId="78E2EF55" w14:textId="77777777" w:rsidR="00A3349A" w:rsidRPr="00A3349A" w:rsidRDefault="00A3349A" w:rsidP="00A3349A">
      <w:pPr>
        <w:rPr>
          <w:b/>
          <w:bCs/>
        </w:rPr>
      </w:pPr>
      <w:r w:rsidRPr="00A3349A">
        <w:rPr>
          <w:b/>
          <w:bCs/>
        </w:rPr>
        <w:t xml:space="preserve">F. </w:t>
      </w:r>
      <w:proofErr w:type="spellStart"/>
      <w:r w:rsidRPr="00A3349A">
        <w:rPr>
          <w:b/>
          <w:bCs/>
        </w:rPr>
        <w:t>LocationSearch.jsx</w:t>
      </w:r>
      <w:proofErr w:type="spellEnd"/>
      <w:r w:rsidRPr="00A3349A">
        <w:rPr>
          <w:b/>
          <w:bCs/>
        </w:rPr>
        <w:t xml:space="preserve"> — optional enhancement</w:t>
      </w:r>
    </w:p>
    <w:p w14:paraId="35048B5D" w14:textId="77777777" w:rsidR="00A3349A" w:rsidRPr="00A3349A" w:rsidRDefault="00A3349A" w:rsidP="00A3349A">
      <w:pPr>
        <w:numPr>
          <w:ilvl w:val="0"/>
          <w:numId w:val="94"/>
        </w:numPr>
      </w:pPr>
      <w:r w:rsidRPr="00A3349A">
        <w:t xml:space="preserve">If you already have a seeded roads table, change search to await </w:t>
      </w:r>
      <w:proofErr w:type="spellStart"/>
      <w:proofErr w:type="gramStart"/>
      <w:r w:rsidRPr="00A3349A">
        <w:t>supabase.from</w:t>
      </w:r>
      <w:proofErr w:type="spellEnd"/>
      <w:proofErr w:type="gramEnd"/>
      <w:r w:rsidRPr="00A3349A">
        <w:t>('roads'</w:t>
      </w:r>
      <w:proofErr w:type="gramStart"/>
      <w:r w:rsidRPr="00A3349A">
        <w:t>).select</w:t>
      </w:r>
      <w:proofErr w:type="gramEnd"/>
      <w:r w:rsidRPr="00A3349A">
        <w:t>('</w:t>
      </w:r>
      <w:proofErr w:type="spellStart"/>
      <w:proofErr w:type="gramStart"/>
      <w:r w:rsidRPr="00A3349A">
        <w:t>id,name</w:t>
      </w:r>
      <w:proofErr w:type="spellEnd"/>
      <w:proofErr w:type="gramEnd"/>
      <w:r w:rsidRPr="00A3349A">
        <w:t>'</w:t>
      </w:r>
      <w:proofErr w:type="gramStart"/>
      <w:r w:rsidRPr="00A3349A">
        <w:t>).</w:t>
      </w:r>
      <w:proofErr w:type="spellStart"/>
      <w:r w:rsidRPr="00A3349A">
        <w:t>ilike</w:t>
      </w:r>
      <w:proofErr w:type="spellEnd"/>
      <w:proofErr w:type="gramEnd"/>
      <w:r w:rsidRPr="00A3349A">
        <w:t>('name', '%term%'</w:t>
      </w:r>
      <w:proofErr w:type="gramStart"/>
      <w:r w:rsidRPr="00A3349A">
        <w:t>).</w:t>
      </w:r>
      <w:proofErr w:type="spellStart"/>
      <w:r w:rsidRPr="00A3349A">
        <w:t>eq</w:t>
      </w:r>
      <w:proofErr w:type="spellEnd"/>
      <w:proofErr w:type="gramEnd"/>
      <w:r w:rsidRPr="00A3349A">
        <w:t>('pincode', pincode).</w:t>
      </w:r>
    </w:p>
    <w:p w14:paraId="0A633AFE" w14:textId="77777777" w:rsidR="00A3349A" w:rsidRPr="00A3349A" w:rsidRDefault="00A3349A" w:rsidP="00A3349A">
      <w:pPr>
        <w:numPr>
          <w:ilvl w:val="0"/>
          <w:numId w:val="94"/>
        </w:numPr>
      </w:pPr>
      <w:r w:rsidRPr="00A3349A">
        <w:t xml:space="preserve">If not, continue using your local road list/OpenStreetMap seed — </w:t>
      </w:r>
      <w:proofErr w:type="gramStart"/>
      <w:r w:rsidRPr="00A3349A">
        <w:t>we’ll</w:t>
      </w:r>
      <w:proofErr w:type="gramEnd"/>
      <w:r w:rsidRPr="00A3349A">
        <w:t xml:space="preserve"> automate seeding later.</w:t>
      </w:r>
    </w:p>
    <w:p w14:paraId="1BDACB56" w14:textId="77777777" w:rsidR="00A3349A" w:rsidRPr="00A3349A" w:rsidRDefault="00A3349A" w:rsidP="00A3349A">
      <w:r w:rsidRPr="00A3349A">
        <w:rPr>
          <w:b/>
          <w:bCs/>
        </w:rPr>
        <w:t>Test:</w:t>
      </w:r>
      <w:r w:rsidRPr="00A3349A">
        <w:t xml:space="preserve"> Search still works; if hitting Supabase, results come from DB.</w:t>
      </w:r>
    </w:p>
    <w:p w14:paraId="33B76A66" w14:textId="77777777" w:rsidR="00A3349A" w:rsidRPr="00A3349A" w:rsidRDefault="00000000" w:rsidP="00A3349A">
      <w:r>
        <w:pict w14:anchorId="38DF93C9">
          <v:rect id="_x0000_i1032" style="width:0;height:1.5pt" o:hralign="center" o:hrstd="t" o:hr="t" fillcolor="#a0a0a0" stroked="f"/>
        </w:pict>
      </w:r>
    </w:p>
    <w:p w14:paraId="1E79A1D3" w14:textId="77777777" w:rsidR="00A3349A" w:rsidRPr="00A3349A" w:rsidRDefault="00A3349A" w:rsidP="00A3349A">
      <w:pPr>
        <w:rPr>
          <w:b/>
          <w:bCs/>
        </w:rPr>
      </w:pPr>
      <w:r w:rsidRPr="00A3349A">
        <w:rPr>
          <w:b/>
          <w:bCs/>
        </w:rPr>
        <w:t xml:space="preserve">G. </w:t>
      </w:r>
      <w:proofErr w:type="spellStart"/>
      <w:r w:rsidRPr="00A3349A">
        <w:rPr>
          <w:b/>
          <w:bCs/>
        </w:rPr>
        <w:t>global.d.ts</w:t>
      </w:r>
      <w:proofErr w:type="spellEnd"/>
      <w:r w:rsidRPr="00A3349A">
        <w:rPr>
          <w:b/>
          <w:bCs/>
        </w:rPr>
        <w:t xml:space="preserve"> / TypeScript shims</w:t>
      </w:r>
    </w:p>
    <w:p w14:paraId="3B41DC2B" w14:textId="77777777" w:rsidR="00A3349A" w:rsidRPr="00A3349A" w:rsidRDefault="00A3349A" w:rsidP="00A3349A">
      <w:pPr>
        <w:numPr>
          <w:ilvl w:val="0"/>
          <w:numId w:val="95"/>
        </w:numPr>
      </w:pPr>
      <w:r w:rsidRPr="00A3349A">
        <w:t>If TypeScript complains about react/</w:t>
      </w:r>
      <w:proofErr w:type="spellStart"/>
      <w:r w:rsidRPr="00A3349A">
        <w:t>jsx</w:t>
      </w:r>
      <w:proofErr w:type="spellEnd"/>
      <w:r w:rsidRPr="00A3349A">
        <w:t xml:space="preserve">-runtime, ensure @types/react installed and </w:t>
      </w:r>
      <w:proofErr w:type="spellStart"/>
      <w:r w:rsidRPr="00A3349A">
        <w:t>global.d.ts</w:t>
      </w:r>
      <w:proofErr w:type="spellEnd"/>
      <w:r w:rsidRPr="00A3349A">
        <w:t xml:space="preserve"> contains minimal module declarations if needed.</w:t>
      </w:r>
    </w:p>
    <w:p w14:paraId="68A82028" w14:textId="77777777" w:rsidR="00A3349A" w:rsidRPr="00A3349A" w:rsidRDefault="00A3349A" w:rsidP="00A3349A">
      <w:pPr>
        <w:numPr>
          <w:ilvl w:val="0"/>
          <w:numId w:val="95"/>
        </w:numPr>
      </w:pPr>
      <w:proofErr w:type="gramStart"/>
      <w:r w:rsidRPr="00A3349A">
        <w:t>I’ll</w:t>
      </w:r>
      <w:proofErr w:type="gramEnd"/>
      <w:r w:rsidRPr="00A3349A">
        <w:t xml:space="preserve"> not change these unless your code errors.</w:t>
      </w:r>
    </w:p>
    <w:p w14:paraId="14E683C3" w14:textId="77777777" w:rsidR="00A3349A" w:rsidRPr="00A3349A" w:rsidRDefault="00000000" w:rsidP="00A3349A">
      <w:r>
        <w:pict w14:anchorId="74354B8D">
          <v:rect id="_x0000_i1033" style="width:0;height:1.5pt" o:hralign="center" o:hrstd="t" o:hr="t" fillcolor="#a0a0a0" stroked="f"/>
        </w:pict>
      </w:r>
    </w:p>
    <w:p w14:paraId="6A599286" w14:textId="77777777" w:rsidR="00A3349A" w:rsidRPr="00A3349A" w:rsidRDefault="00A3349A" w:rsidP="00A3349A">
      <w:pPr>
        <w:rPr>
          <w:b/>
          <w:bCs/>
        </w:rPr>
      </w:pPr>
      <w:r w:rsidRPr="00A3349A">
        <w:rPr>
          <w:b/>
          <w:bCs/>
        </w:rPr>
        <w:t>H. testSupabase.js migration helper (optional)</w:t>
      </w:r>
    </w:p>
    <w:p w14:paraId="095711D9" w14:textId="77777777" w:rsidR="00A3349A" w:rsidRPr="00A3349A" w:rsidRDefault="00A3349A" w:rsidP="00A3349A">
      <w:pPr>
        <w:numPr>
          <w:ilvl w:val="0"/>
          <w:numId w:val="96"/>
        </w:numPr>
      </w:pPr>
      <w:proofErr w:type="gramStart"/>
      <w:r w:rsidRPr="00A3349A">
        <w:t>I’ll</w:t>
      </w:r>
      <w:proofErr w:type="gramEnd"/>
      <w:r w:rsidRPr="00A3349A">
        <w:t xml:space="preserve"> produce a small script to read </w:t>
      </w:r>
      <w:proofErr w:type="spellStart"/>
      <w:r w:rsidRPr="00A3349A">
        <w:t>localStorage</w:t>
      </w:r>
      <w:proofErr w:type="spellEnd"/>
      <w:r w:rsidRPr="00A3349A">
        <w:t xml:space="preserve"> export (you can copy from browser console) or read a JSON file, then iterate and insert rows into reports table. This is manual and only when you confirm.</w:t>
      </w:r>
    </w:p>
    <w:p w14:paraId="6C546C46" w14:textId="77777777" w:rsidR="00A3349A" w:rsidRPr="00A3349A" w:rsidRDefault="00000000" w:rsidP="00A3349A">
      <w:r>
        <w:lastRenderedPageBreak/>
        <w:pict w14:anchorId="3BA04FA4">
          <v:rect id="_x0000_i1034" style="width:0;height:1.5pt" o:hralign="center" o:hrstd="t" o:hr="t" fillcolor="#a0a0a0" stroked="f"/>
        </w:pict>
      </w:r>
    </w:p>
    <w:p w14:paraId="7DCAAD57" w14:textId="77777777" w:rsidR="00A3349A" w:rsidRPr="00A3349A" w:rsidRDefault="00A3349A" w:rsidP="00A3349A">
      <w:pPr>
        <w:rPr>
          <w:b/>
          <w:bCs/>
        </w:rPr>
      </w:pPr>
      <w:r w:rsidRPr="00A3349A">
        <w:rPr>
          <w:b/>
          <w:bCs/>
        </w:rPr>
        <w:t>Exactly how I will deliver patches</w:t>
      </w:r>
    </w:p>
    <w:p w14:paraId="6368E2CE" w14:textId="77777777" w:rsidR="00A3349A" w:rsidRPr="00A3349A" w:rsidRDefault="00A3349A" w:rsidP="00A3349A">
      <w:pPr>
        <w:numPr>
          <w:ilvl w:val="0"/>
          <w:numId w:val="97"/>
        </w:numPr>
      </w:pPr>
      <w:r w:rsidRPr="00A3349A">
        <w:t xml:space="preserve">You paste the component file (e.g., </w:t>
      </w:r>
      <w:proofErr w:type="spellStart"/>
      <w:r w:rsidRPr="00A3349A">
        <w:t>RegisterForm.jsx</w:t>
      </w:r>
      <w:proofErr w:type="spellEnd"/>
      <w:r w:rsidRPr="00A3349A">
        <w:t>) into chat.</w:t>
      </w:r>
    </w:p>
    <w:p w14:paraId="49D1F0F2" w14:textId="77777777" w:rsidR="00A3349A" w:rsidRPr="00A3349A" w:rsidRDefault="00A3349A" w:rsidP="00A3349A">
      <w:pPr>
        <w:numPr>
          <w:ilvl w:val="0"/>
          <w:numId w:val="97"/>
        </w:numPr>
      </w:pPr>
      <w:r w:rsidRPr="00A3349A">
        <w:t>I will respond with:</w:t>
      </w:r>
    </w:p>
    <w:p w14:paraId="16155446" w14:textId="77777777" w:rsidR="00A3349A" w:rsidRPr="00A3349A" w:rsidRDefault="00A3349A" w:rsidP="00A3349A">
      <w:pPr>
        <w:numPr>
          <w:ilvl w:val="1"/>
          <w:numId w:val="97"/>
        </w:numPr>
      </w:pPr>
      <w:r w:rsidRPr="00A3349A">
        <w:t xml:space="preserve">A </w:t>
      </w:r>
      <w:r w:rsidRPr="00A3349A">
        <w:rPr>
          <w:b/>
          <w:bCs/>
        </w:rPr>
        <w:t>tiny diff</w:t>
      </w:r>
      <w:r w:rsidRPr="00A3349A">
        <w:t xml:space="preserve"> (the exact lines to replace or add).</w:t>
      </w:r>
    </w:p>
    <w:p w14:paraId="4B4ECB89" w14:textId="77777777" w:rsidR="00A3349A" w:rsidRPr="00A3349A" w:rsidRDefault="00A3349A" w:rsidP="00A3349A">
      <w:pPr>
        <w:numPr>
          <w:ilvl w:val="1"/>
          <w:numId w:val="97"/>
        </w:numPr>
      </w:pPr>
      <w:r w:rsidRPr="00A3349A">
        <w:t xml:space="preserve">A one-line summary: “Paste this into </w:t>
      </w:r>
      <w:proofErr w:type="spellStart"/>
      <w:r w:rsidRPr="00A3349A">
        <w:t>onSubmit</w:t>
      </w:r>
      <w:proofErr w:type="spellEnd"/>
      <w:r w:rsidRPr="00A3349A">
        <w:t xml:space="preserve"> handler” or similar.</w:t>
      </w:r>
    </w:p>
    <w:p w14:paraId="28E312E6" w14:textId="77777777" w:rsidR="00A3349A" w:rsidRPr="00A3349A" w:rsidRDefault="00A3349A" w:rsidP="00A3349A">
      <w:pPr>
        <w:numPr>
          <w:ilvl w:val="1"/>
          <w:numId w:val="97"/>
        </w:numPr>
      </w:pPr>
      <w:r w:rsidRPr="00A3349A">
        <w:t xml:space="preserve">A </w:t>
      </w:r>
      <w:r w:rsidRPr="00A3349A">
        <w:rPr>
          <w:b/>
          <w:bCs/>
        </w:rPr>
        <w:t>single test you must run</w:t>
      </w:r>
      <w:r w:rsidRPr="00A3349A">
        <w:t xml:space="preserve"> and what to expect in the Supabase dashboard.</w:t>
      </w:r>
    </w:p>
    <w:p w14:paraId="2A58CA03" w14:textId="77777777" w:rsidR="00A3349A" w:rsidRPr="00A3349A" w:rsidRDefault="00A3349A" w:rsidP="00A3349A">
      <w:pPr>
        <w:numPr>
          <w:ilvl w:val="0"/>
          <w:numId w:val="97"/>
        </w:numPr>
      </w:pPr>
      <w:r w:rsidRPr="00A3349A">
        <w:t>We will only move to the next screen once you confirm the test passed.</w:t>
      </w:r>
    </w:p>
    <w:p w14:paraId="2B4AA15E" w14:textId="77777777" w:rsidR="00A3349A" w:rsidRPr="00A3349A" w:rsidRDefault="00000000" w:rsidP="00A3349A">
      <w:r>
        <w:pict w14:anchorId="101C2451">
          <v:rect id="_x0000_i1035" style="width:0;height:1.5pt" o:hralign="center" o:hrstd="t" o:hr="t" fillcolor="#a0a0a0" stroked="f"/>
        </w:pict>
      </w:r>
    </w:p>
    <w:p w14:paraId="691D698A" w14:textId="77777777" w:rsidR="00A3349A" w:rsidRPr="00A3349A" w:rsidRDefault="00A3349A" w:rsidP="00A3349A">
      <w:pPr>
        <w:rPr>
          <w:b/>
          <w:bCs/>
        </w:rPr>
      </w:pPr>
      <w:r w:rsidRPr="00A3349A">
        <w:rPr>
          <w:b/>
          <w:bCs/>
        </w:rPr>
        <w:t>Commands you will run (copy/paste)</w:t>
      </w:r>
    </w:p>
    <w:p w14:paraId="2866BD88" w14:textId="77777777" w:rsidR="00A3349A" w:rsidRPr="00A3349A" w:rsidRDefault="00A3349A" w:rsidP="00A3349A">
      <w:pPr>
        <w:numPr>
          <w:ilvl w:val="0"/>
          <w:numId w:val="98"/>
        </w:numPr>
      </w:pPr>
      <w:r w:rsidRPr="00A3349A">
        <w:t>Install the types (if not already):</w:t>
      </w:r>
    </w:p>
    <w:p w14:paraId="0881E18D" w14:textId="77777777" w:rsidR="00A3349A" w:rsidRPr="00A3349A" w:rsidRDefault="00A3349A" w:rsidP="00A3349A">
      <w:proofErr w:type="spellStart"/>
      <w:r w:rsidRPr="00A3349A">
        <w:t>npm</w:t>
      </w:r>
      <w:proofErr w:type="spellEnd"/>
      <w:r w:rsidRPr="00A3349A">
        <w:t xml:space="preserve"> install --save-dev @types/react @types/react-dom</w:t>
      </w:r>
    </w:p>
    <w:p w14:paraId="79B69B36" w14:textId="77777777" w:rsidR="00A3349A" w:rsidRPr="00A3349A" w:rsidRDefault="00A3349A" w:rsidP="00A3349A">
      <w:pPr>
        <w:numPr>
          <w:ilvl w:val="0"/>
          <w:numId w:val="99"/>
        </w:numPr>
      </w:pPr>
      <w:r w:rsidRPr="00A3349A">
        <w:t xml:space="preserve">Ensure </w:t>
      </w:r>
      <w:proofErr w:type="spellStart"/>
      <w:r w:rsidRPr="00A3349A">
        <w:t>supabase</w:t>
      </w:r>
      <w:proofErr w:type="spellEnd"/>
      <w:r w:rsidRPr="00A3349A">
        <w:t xml:space="preserve"> client exists:</w:t>
      </w:r>
    </w:p>
    <w:p w14:paraId="6D6D6146" w14:textId="77777777" w:rsidR="00A3349A" w:rsidRPr="00A3349A" w:rsidRDefault="00A3349A" w:rsidP="00A3349A">
      <w:r w:rsidRPr="00A3349A">
        <w:t># already done earlier; just a reminder</w:t>
      </w:r>
    </w:p>
    <w:p w14:paraId="1839A19C" w14:textId="77777777" w:rsidR="00A3349A" w:rsidRPr="00A3349A" w:rsidRDefault="00A3349A" w:rsidP="00A3349A">
      <w:r w:rsidRPr="00A3349A">
        <w:t xml:space="preserve"># </w:t>
      </w:r>
      <w:proofErr w:type="spellStart"/>
      <w:r w:rsidRPr="00A3349A">
        <w:t>src</w:t>
      </w:r>
      <w:proofErr w:type="spellEnd"/>
      <w:r w:rsidRPr="00A3349A">
        <w:t>/supabaseClient.js present</w:t>
      </w:r>
    </w:p>
    <w:p w14:paraId="75F995CA" w14:textId="77777777" w:rsidR="00A3349A" w:rsidRPr="00A3349A" w:rsidRDefault="00A3349A" w:rsidP="00A3349A">
      <w:pPr>
        <w:numPr>
          <w:ilvl w:val="0"/>
          <w:numId w:val="100"/>
        </w:numPr>
      </w:pPr>
      <w:r w:rsidRPr="00A3349A">
        <w:t>Start dev server:</w:t>
      </w:r>
    </w:p>
    <w:p w14:paraId="02F46876" w14:textId="77777777" w:rsidR="00A3349A" w:rsidRPr="00A3349A" w:rsidRDefault="00A3349A" w:rsidP="00A3349A">
      <w:proofErr w:type="spellStart"/>
      <w:r w:rsidRPr="00A3349A">
        <w:t>npm</w:t>
      </w:r>
      <w:proofErr w:type="spellEnd"/>
      <w:r w:rsidRPr="00A3349A">
        <w:t xml:space="preserve"> run dev -- --port 3000</w:t>
      </w:r>
    </w:p>
    <w:p w14:paraId="755836EE" w14:textId="77777777" w:rsidR="00A3349A" w:rsidRPr="00A3349A" w:rsidRDefault="00A3349A" w:rsidP="00A3349A">
      <w:pPr>
        <w:numPr>
          <w:ilvl w:val="0"/>
          <w:numId w:val="101"/>
        </w:numPr>
      </w:pPr>
      <w:r w:rsidRPr="00A3349A">
        <w:t xml:space="preserve">For each test (after a change), open browser </w:t>
      </w:r>
      <w:proofErr w:type="gramStart"/>
      <w:r w:rsidRPr="00A3349A">
        <w:t>console</w:t>
      </w:r>
      <w:proofErr w:type="gramEnd"/>
      <w:r w:rsidRPr="00A3349A">
        <w:t xml:space="preserve"> and Supabase UI to confirm rows/files present.</w:t>
      </w:r>
    </w:p>
    <w:p w14:paraId="54402DEA" w14:textId="77777777" w:rsidR="00A3349A" w:rsidRPr="00A3349A" w:rsidRDefault="00000000" w:rsidP="00A3349A">
      <w:r>
        <w:pict w14:anchorId="22A9F3D2">
          <v:rect id="_x0000_i1036" style="width:0;height:1.5pt" o:hralign="center" o:hrstd="t" o:hr="t" fillcolor="#a0a0a0" stroked="f"/>
        </w:pict>
      </w:r>
    </w:p>
    <w:p w14:paraId="3D2E58AD" w14:textId="77777777" w:rsidR="00A3349A" w:rsidRPr="00A3349A" w:rsidRDefault="00A3349A" w:rsidP="00A3349A">
      <w:pPr>
        <w:rPr>
          <w:b/>
          <w:bCs/>
        </w:rPr>
      </w:pPr>
      <w:r w:rsidRPr="00A3349A">
        <w:rPr>
          <w:b/>
          <w:bCs/>
        </w:rPr>
        <w:t>Safety / rollback plan (only small, reversible changes)</w:t>
      </w:r>
    </w:p>
    <w:p w14:paraId="360CC98D" w14:textId="77777777" w:rsidR="00A3349A" w:rsidRPr="00A3349A" w:rsidRDefault="00A3349A" w:rsidP="00A3349A">
      <w:pPr>
        <w:numPr>
          <w:ilvl w:val="0"/>
          <w:numId w:val="102"/>
        </w:numPr>
      </w:pPr>
      <w:r w:rsidRPr="00A3349A">
        <w:t xml:space="preserve">I will not remove your </w:t>
      </w:r>
      <w:proofErr w:type="spellStart"/>
      <w:r w:rsidRPr="00A3349A">
        <w:t>localStorage</w:t>
      </w:r>
      <w:proofErr w:type="spellEnd"/>
      <w:r w:rsidRPr="00A3349A">
        <w:t xml:space="preserve"> logic immediately — I will place Supabase calls alongside and use them, so if anything breaks you can revert by restoring the exact </w:t>
      </w:r>
      <w:proofErr w:type="gramStart"/>
      <w:r w:rsidRPr="00A3349A">
        <w:t>lines</w:t>
      </w:r>
      <w:proofErr w:type="gramEnd"/>
      <w:r w:rsidRPr="00A3349A">
        <w:t xml:space="preserve"> I give you.</w:t>
      </w:r>
    </w:p>
    <w:p w14:paraId="239D04DC" w14:textId="77777777" w:rsidR="00A3349A" w:rsidRPr="00A3349A" w:rsidRDefault="00A3349A" w:rsidP="00A3349A">
      <w:pPr>
        <w:numPr>
          <w:ilvl w:val="0"/>
          <w:numId w:val="102"/>
        </w:numPr>
      </w:pPr>
      <w:proofErr w:type="gramStart"/>
      <w:r w:rsidRPr="00A3349A">
        <w:t>I’ll</w:t>
      </w:r>
      <w:proofErr w:type="gramEnd"/>
      <w:r w:rsidRPr="00A3349A">
        <w:t xml:space="preserve"> never touch your UI markup — only submit handlers and data-layer code.</w:t>
      </w:r>
    </w:p>
    <w:p w14:paraId="59D02F35" w14:textId="77777777" w:rsidR="00A3349A" w:rsidRPr="00A3349A" w:rsidRDefault="00A3349A" w:rsidP="00A3349A">
      <w:pPr>
        <w:numPr>
          <w:ilvl w:val="0"/>
          <w:numId w:val="102"/>
        </w:numPr>
      </w:pPr>
      <w:r w:rsidRPr="00A3349A">
        <w:lastRenderedPageBreak/>
        <w:t xml:space="preserve">If something goes wrong, run git checkout -- &lt;file&gt; (or copy original back) — </w:t>
      </w:r>
      <w:proofErr w:type="gramStart"/>
      <w:r w:rsidRPr="00A3349A">
        <w:t>I’ll</w:t>
      </w:r>
      <w:proofErr w:type="gramEnd"/>
      <w:r w:rsidRPr="00A3349A">
        <w:t xml:space="preserve"> remind you to have a simple local git commit before we start if you want extra safety.</w:t>
      </w:r>
    </w:p>
    <w:p w14:paraId="22AFE271" w14:textId="77777777" w:rsidR="00A3349A" w:rsidRPr="00A3349A" w:rsidRDefault="00000000" w:rsidP="00A3349A">
      <w:r>
        <w:pict w14:anchorId="6CFB8233">
          <v:rect id="_x0000_i1037" style="width:0;height:1.5pt" o:hralign="center" o:hrstd="t" o:hr="t" fillcolor="#a0a0a0" stroked="f"/>
        </w:pict>
      </w:r>
    </w:p>
    <w:p w14:paraId="508EC8E4" w14:textId="77777777" w:rsidR="00A3349A" w:rsidRPr="00A3349A" w:rsidRDefault="00A3349A" w:rsidP="00A3349A">
      <w:pPr>
        <w:rPr>
          <w:b/>
          <w:bCs/>
        </w:rPr>
      </w:pPr>
      <w:r w:rsidRPr="00A3349A">
        <w:rPr>
          <w:b/>
          <w:bCs/>
        </w:rPr>
        <w:t>Now — paste the first file</w:t>
      </w:r>
    </w:p>
    <w:p w14:paraId="10BDA361" w14:textId="77777777" w:rsidR="00A3349A" w:rsidRPr="00A3349A" w:rsidRDefault="00A3349A" w:rsidP="00A3349A">
      <w:r w:rsidRPr="00A3349A">
        <w:t xml:space="preserve">When </w:t>
      </w:r>
      <w:proofErr w:type="gramStart"/>
      <w:r w:rsidRPr="00A3349A">
        <w:t>you’re</w:t>
      </w:r>
      <w:proofErr w:type="gramEnd"/>
      <w:r w:rsidRPr="00A3349A">
        <w:t xml:space="preserve"> ready, paste the exact </w:t>
      </w:r>
      <w:proofErr w:type="spellStart"/>
      <w:r w:rsidRPr="00A3349A">
        <w:rPr>
          <w:b/>
          <w:bCs/>
        </w:rPr>
        <w:t>RegisterForm</w:t>
      </w:r>
      <w:proofErr w:type="spellEnd"/>
      <w:r w:rsidRPr="00A3349A">
        <w:rPr>
          <w:b/>
          <w:bCs/>
        </w:rPr>
        <w:t xml:space="preserve"> component code</w:t>
      </w:r>
      <w:r w:rsidRPr="00A3349A">
        <w:t xml:space="preserve"> (the whole file). </w:t>
      </w:r>
      <w:proofErr w:type="gramStart"/>
      <w:r w:rsidRPr="00A3349A">
        <w:t>I’ll</w:t>
      </w:r>
      <w:proofErr w:type="gramEnd"/>
      <w:r w:rsidRPr="00A3349A">
        <w:t xml:space="preserve"> produce the exact replacement handler code for registration using Supabase, one small patch you can paste immediately, and the one test you must run. After you confirm the test, we move to </w:t>
      </w:r>
      <w:proofErr w:type="spellStart"/>
      <w:r w:rsidRPr="00A3349A">
        <w:t>LoginForm</w:t>
      </w:r>
      <w:proofErr w:type="spellEnd"/>
      <w:r w:rsidRPr="00A3349A">
        <w:t>.</w:t>
      </w:r>
    </w:p>
    <w:p w14:paraId="56317DD4" w14:textId="77777777" w:rsidR="00A3349A" w:rsidRPr="00A3349A" w:rsidRDefault="00A3349A" w:rsidP="00A3349A">
      <w:r w:rsidRPr="00A3349A">
        <w:t xml:space="preserve">Go ahead and paste </w:t>
      </w:r>
      <w:proofErr w:type="spellStart"/>
      <w:r w:rsidRPr="00A3349A">
        <w:t>RegisterForm.jsx</w:t>
      </w:r>
      <w:proofErr w:type="spellEnd"/>
      <w:r w:rsidRPr="00A3349A">
        <w:t xml:space="preserve"> (</w:t>
      </w:r>
      <w:proofErr w:type="gramStart"/>
      <w:r w:rsidRPr="00A3349A">
        <w:t>or .tsx</w:t>
      </w:r>
      <w:proofErr w:type="gramEnd"/>
      <w:r w:rsidRPr="00A3349A">
        <w:t>) now.</w:t>
      </w:r>
    </w:p>
    <w:p w14:paraId="6C6D07FC" w14:textId="77777777" w:rsidR="00A3349A" w:rsidRPr="00A3349A" w:rsidRDefault="00A3349A" w:rsidP="00D7076E"/>
    <w:p w14:paraId="5A809977" w14:textId="77777777" w:rsidR="00A3349A" w:rsidRDefault="00A3349A" w:rsidP="00D7076E">
      <w:pPr>
        <w:rPr>
          <w:b/>
          <w:bCs/>
        </w:rPr>
      </w:pPr>
    </w:p>
    <w:p w14:paraId="2E18AA4D" w14:textId="77777777" w:rsidR="00A3349A" w:rsidRDefault="00A3349A" w:rsidP="00D7076E">
      <w:pPr>
        <w:rPr>
          <w:b/>
          <w:bCs/>
        </w:rPr>
      </w:pPr>
    </w:p>
    <w:p w14:paraId="4DC1D7EF" w14:textId="77777777" w:rsidR="00A3349A" w:rsidRDefault="00A3349A" w:rsidP="00D7076E">
      <w:pPr>
        <w:rPr>
          <w:b/>
          <w:bCs/>
        </w:rPr>
      </w:pPr>
    </w:p>
    <w:p w14:paraId="473F1075" w14:textId="77777777" w:rsidR="00A3349A" w:rsidRDefault="00A3349A" w:rsidP="00D7076E">
      <w:pPr>
        <w:rPr>
          <w:b/>
          <w:bCs/>
        </w:rPr>
      </w:pPr>
    </w:p>
    <w:p w14:paraId="68A11904" w14:textId="77777777" w:rsidR="00A3349A" w:rsidRDefault="00A3349A" w:rsidP="00D7076E">
      <w:pPr>
        <w:rPr>
          <w:b/>
          <w:bCs/>
        </w:rPr>
      </w:pPr>
    </w:p>
    <w:p w14:paraId="2DFB1485" w14:textId="77777777" w:rsidR="00A3349A" w:rsidRDefault="00A3349A" w:rsidP="00D7076E">
      <w:pPr>
        <w:rPr>
          <w:b/>
          <w:bCs/>
        </w:rPr>
      </w:pPr>
    </w:p>
    <w:p w14:paraId="3433D300" w14:textId="77777777" w:rsidR="00A3349A" w:rsidRDefault="00A3349A" w:rsidP="00D7076E">
      <w:pPr>
        <w:rPr>
          <w:b/>
          <w:bCs/>
        </w:rPr>
      </w:pPr>
    </w:p>
    <w:p w14:paraId="04C1BB8E" w14:textId="77777777" w:rsidR="00A3349A" w:rsidRDefault="00A3349A" w:rsidP="00D7076E">
      <w:pPr>
        <w:rPr>
          <w:b/>
          <w:bCs/>
        </w:rPr>
      </w:pPr>
    </w:p>
    <w:p w14:paraId="4AD12E1A" w14:textId="77777777" w:rsidR="00A3349A" w:rsidRDefault="00A3349A" w:rsidP="00D7076E">
      <w:pPr>
        <w:rPr>
          <w:b/>
          <w:bCs/>
        </w:rPr>
      </w:pPr>
    </w:p>
    <w:p w14:paraId="400913C7" w14:textId="77777777" w:rsidR="00A3349A" w:rsidRDefault="00A3349A" w:rsidP="00D7076E">
      <w:pPr>
        <w:rPr>
          <w:b/>
          <w:bCs/>
        </w:rPr>
      </w:pPr>
    </w:p>
    <w:p w14:paraId="045ADE42" w14:textId="77777777" w:rsidR="00380D86" w:rsidRDefault="00380D86" w:rsidP="00D7076E">
      <w:pPr>
        <w:rPr>
          <w:b/>
          <w:bCs/>
        </w:rPr>
      </w:pPr>
    </w:p>
    <w:p w14:paraId="34E62DD8" w14:textId="77777777" w:rsidR="00A3349A" w:rsidRDefault="00A3349A" w:rsidP="00D7076E">
      <w:pPr>
        <w:rPr>
          <w:b/>
          <w:bCs/>
        </w:rPr>
      </w:pPr>
    </w:p>
    <w:p w14:paraId="3C7D6D39" w14:textId="77777777" w:rsidR="00A3349A" w:rsidRDefault="00A3349A" w:rsidP="00D7076E">
      <w:pPr>
        <w:rPr>
          <w:b/>
          <w:bCs/>
        </w:rPr>
      </w:pPr>
    </w:p>
    <w:p w14:paraId="0AFA66CB" w14:textId="77777777" w:rsidR="00A3349A" w:rsidRDefault="00A3349A" w:rsidP="00D7076E">
      <w:pPr>
        <w:rPr>
          <w:b/>
          <w:bCs/>
        </w:rPr>
      </w:pPr>
    </w:p>
    <w:p w14:paraId="74C64672" w14:textId="77777777" w:rsidR="00A3349A" w:rsidRDefault="00A3349A" w:rsidP="00D7076E">
      <w:pPr>
        <w:rPr>
          <w:b/>
          <w:bCs/>
        </w:rPr>
      </w:pPr>
    </w:p>
    <w:p w14:paraId="38824B06" w14:textId="77777777" w:rsidR="00A3349A" w:rsidRDefault="00A3349A" w:rsidP="00D7076E">
      <w:pPr>
        <w:rPr>
          <w:b/>
          <w:bCs/>
        </w:rPr>
      </w:pPr>
    </w:p>
    <w:p w14:paraId="31FE9F4E" w14:textId="77777777" w:rsidR="00A3349A" w:rsidRDefault="00A3349A" w:rsidP="00D7076E">
      <w:pPr>
        <w:rPr>
          <w:b/>
          <w:bCs/>
        </w:rPr>
      </w:pPr>
    </w:p>
    <w:p w14:paraId="737E30D6" w14:textId="77777777" w:rsidR="00A3349A" w:rsidRDefault="00A3349A" w:rsidP="00D7076E">
      <w:pPr>
        <w:rPr>
          <w:b/>
          <w:bCs/>
        </w:rPr>
      </w:pPr>
    </w:p>
    <w:p w14:paraId="09945E83" w14:textId="374880B3" w:rsidR="00D7076E" w:rsidRPr="00D7076E" w:rsidRDefault="00D7076E" w:rsidP="00D7076E">
      <w:pPr>
        <w:rPr>
          <w:b/>
          <w:bCs/>
        </w:rPr>
      </w:pPr>
      <w:r w:rsidRPr="00D7076E">
        <w:rPr>
          <w:b/>
          <w:bCs/>
        </w:rPr>
        <w:lastRenderedPageBreak/>
        <w:t>Table of Contents — “</w:t>
      </w:r>
      <w:proofErr w:type="spellStart"/>
      <w:r w:rsidRPr="00D7076E">
        <w:rPr>
          <w:b/>
          <w:bCs/>
        </w:rPr>
        <w:t>CivitasAI</w:t>
      </w:r>
      <w:proofErr w:type="spellEnd"/>
      <w:r w:rsidRPr="00D7076E">
        <w:rPr>
          <w:b/>
          <w:bCs/>
        </w:rPr>
        <w:t xml:space="preserve"> MVP Build and Evolution”</w:t>
      </w:r>
    </w:p>
    <w:p w14:paraId="1BFA6E7B" w14:textId="77777777" w:rsidR="00D7076E" w:rsidRPr="00D7076E" w:rsidRDefault="00000000" w:rsidP="00D7076E">
      <w:r>
        <w:pict w14:anchorId="207BC935">
          <v:rect id="_x0000_i1038" style="width:0;height:1.5pt" o:hralign="center" o:hrstd="t" o:hr="t" fillcolor="#a0a0a0" stroked="f"/>
        </w:pict>
      </w:r>
    </w:p>
    <w:p w14:paraId="716D2292" w14:textId="77777777" w:rsidR="00D7076E" w:rsidRPr="00D7076E" w:rsidRDefault="00D7076E" w:rsidP="00D7076E">
      <w:pPr>
        <w:rPr>
          <w:b/>
          <w:bCs/>
        </w:rPr>
      </w:pPr>
      <w:r w:rsidRPr="00D7076E">
        <w:rPr>
          <w:b/>
          <w:bCs/>
        </w:rPr>
        <w:t>Chapter 1 — The Foundational Vision</w:t>
      </w:r>
    </w:p>
    <w:p w14:paraId="02D43C98" w14:textId="77777777" w:rsidR="00D7076E" w:rsidRPr="00D7076E" w:rsidRDefault="00D7076E" w:rsidP="00D7076E">
      <w:r w:rsidRPr="00D7076E">
        <w:rPr>
          <w:b/>
          <w:bCs/>
        </w:rPr>
        <w:t>Purpose:</w:t>
      </w:r>
      <w:r w:rsidRPr="00D7076E">
        <w:t xml:space="preserve"> Understanding what the MVP is and what problem it solves.</w:t>
      </w:r>
    </w:p>
    <w:p w14:paraId="232548F2" w14:textId="77777777" w:rsidR="00D7076E" w:rsidRPr="00D7076E" w:rsidRDefault="00D7076E" w:rsidP="00D7076E">
      <w:r w:rsidRPr="00D7076E">
        <w:rPr>
          <w:b/>
          <w:bCs/>
        </w:rPr>
        <w:t>1.1. MVP Ideation</w:t>
      </w:r>
    </w:p>
    <w:p w14:paraId="686C2875" w14:textId="77777777" w:rsidR="00D7076E" w:rsidRPr="00D7076E" w:rsidRDefault="00D7076E" w:rsidP="00D7076E">
      <w:pPr>
        <w:numPr>
          <w:ilvl w:val="0"/>
          <w:numId w:val="2"/>
        </w:numPr>
      </w:pPr>
      <w:r w:rsidRPr="00D7076E">
        <w:t>Defining the idea: citizen-driven road grievance reporting platform.</w:t>
      </w:r>
    </w:p>
    <w:p w14:paraId="1858F85B" w14:textId="77777777" w:rsidR="00D7076E" w:rsidRPr="00D7076E" w:rsidRDefault="00D7076E" w:rsidP="00D7076E">
      <w:pPr>
        <w:numPr>
          <w:ilvl w:val="0"/>
          <w:numId w:val="2"/>
        </w:numPr>
      </w:pPr>
      <w:r w:rsidRPr="00D7076E">
        <w:t>Core user journey: Register → Login → Share location → Upload photos/videos → Vote/report.</w:t>
      </w:r>
    </w:p>
    <w:p w14:paraId="283C8B75" w14:textId="77777777" w:rsidR="00D7076E" w:rsidRPr="00D7076E" w:rsidRDefault="00D7076E" w:rsidP="00D7076E">
      <w:pPr>
        <w:numPr>
          <w:ilvl w:val="0"/>
          <w:numId w:val="2"/>
        </w:numPr>
      </w:pPr>
      <w:r w:rsidRPr="00D7076E">
        <w:t>Defining success: 10 real users for MVP validation before full scaling.</w:t>
      </w:r>
    </w:p>
    <w:p w14:paraId="35BEDD86" w14:textId="77777777" w:rsidR="00D7076E" w:rsidRPr="00D7076E" w:rsidRDefault="00D7076E" w:rsidP="00D7076E">
      <w:r w:rsidRPr="00D7076E">
        <w:rPr>
          <w:b/>
          <w:bCs/>
        </w:rPr>
        <w:t>1.2. MVP Objectives</w:t>
      </w:r>
    </w:p>
    <w:p w14:paraId="7645253C" w14:textId="77777777" w:rsidR="00D7076E" w:rsidRPr="00D7076E" w:rsidRDefault="00D7076E" w:rsidP="00D7076E">
      <w:pPr>
        <w:numPr>
          <w:ilvl w:val="0"/>
          <w:numId w:val="3"/>
        </w:numPr>
      </w:pPr>
      <w:r w:rsidRPr="00D7076E">
        <w:t>Simplicity first: functional prototype over visual perfection.</w:t>
      </w:r>
    </w:p>
    <w:p w14:paraId="55B25A8B" w14:textId="77777777" w:rsidR="00D7076E" w:rsidRPr="00D7076E" w:rsidRDefault="00D7076E" w:rsidP="00D7076E">
      <w:pPr>
        <w:numPr>
          <w:ilvl w:val="0"/>
          <w:numId w:val="3"/>
        </w:numPr>
      </w:pPr>
      <w:r w:rsidRPr="00D7076E">
        <w:t>Proof of concept for scalability, not full production polish.</w:t>
      </w:r>
    </w:p>
    <w:p w14:paraId="36486821" w14:textId="77777777" w:rsidR="00D7076E" w:rsidRPr="00D7076E" w:rsidRDefault="00D7076E" w:rsidP="00D7076E">
      <w:pPr>
        <w:numPr>
          <w:ilvl w:val="0"/>
          <w:numId w:val="3"/>
        </w:numPr>
      </w:pPr>
      <w:r w:rsidRPr="00D7076E">
        <w:t>Single device local testing → transition to backend later.</w:t>
      </w:r>
    </w:p>
    <w:p w14:paraId="12CF8778" w14:textId="77777777" w:rsidR="00D7076E" w:rsidRPr="00D7076E" w:rsidRDefault="00000000" w:rsidP="00D7076E">
      <w:r>
        <w:pict w14:anchorId="47E2C4EE">
          <v:rect id="_x0000_i1039" style="width:0;height:1.5pt" o:hralign="center" o:hrstd="t" o:hr="t" fillcolor="#a0a0a0" stroked="f"/>
        </w:pict>
      </w:r>
    </w:p>
    <w:p w14:paraId="3E8CB307" w14:textId="77777777" w:rsidR="00D7076E" w:rsidRPr="00D7076E" w:rsidRDefault="00D7076E" w:rsidP="00D7076E">
      <w:pPr>
        <w:rPr>
          <w:b/>
          <w:bCs/>
        </w:rPr>
      </w:pPr>
      <w:r w:rsidRPr="00D7076E">
        <w:rPr>
          <w:b/>
          <w:bCs/>
        </w:rPr>
        <w:t>Chapter 2 — Frontend Architecture &amp; Functionality</w:t>
      </w:r>
    </w:p>
    <w:p w14:paraId="36BCE25E" w14:textId="77777777" w:rsidR="00D7076E" w:rsidRPr="00D7076E" w:rsidRDefault="00D7076E" w:rsidP="00D7076E">
      <w:r w:rsidRPr="00D7076E">
        <w:rPr>
          <w:b/>
          <w:bCs/>
        </w:rPr>
        <w:t>Purpose:</w:t>
      </w:r>
      <w:r w:rsidRPr="00D7076E">
        <w:t xml:space="preserve"> Creating the basic frontend that works standalone.</w:t>
      </w:r>
    </w:p>
    <w:p w14:paraId="07450D4A" w14:textId="77777777" w:rsidR="00D7076E" w:rsidRPr="00D7076E" w:rsidRDefault="00D7076E" w:rsidP="00D7076E">
      <w:r w:rsidRPr="00D7076E">
        <w:rPr>
          <w:b/>
          <w:bCs/>
        </w:rPr>
        <w:t>2.1. Functional Frontend Features</w:t>
      </w:r>
    </w:p>
    <w:p w14:paraId="7F1B7AE3" w14:textId="77777777" w:rsidR="00D7076E" w:rsidRPr="00D7076E" w:rsidRDefault="00D7076E" w:rsidP="00D7076E">
      <w:pPr>
        <w:numPr>
          <w:ilvl w:val="0"/>
          <w:numId w:val="4"/>
        </w:numPr>
      </w:pPr>
      <w:r w:rsidRPr="00D7076E">
        <w:t xml:space="preserve">Registration and login forms (validated, stored in </w:t>
      </w:r>
      <w:proofErr w:type="spellStart"/>
      <w:r w:rsidRPr="00D7076E">
        <w:t>localStorage</w:t>
      </w:r>
      <w:proofErr w:type="spellEnd"/>
      <w:r w:rsidRPr="00D7076E">
        <w:t>).</w:t>
      </w:r>
    </w:p>
    <w:p w14:paraId="5C4660B5" w14:textId="77777777" w:rsidR="00D7076E" w:rsidRPr="00D7076E" w:rsidRDefault="00D7076E" w:rsidP="00D7076E">
      <w:pPr>
        <w:numPr>
          <w:ilvl w:val="0"/>
          <w:numId w:val="4"/>
        </w:numPr>
      </w:pPr>
      <w:r w:rsidRPr="00D7076E">
        <w:t>Navigation between screens using state.</w:t>
      </w:r>
    </w:p>
    <w:p w14:paraId="12F8DE8B" w14:textId="77777777" w:rsidR="00D7076E" w:rsidRPr="00D7076E" w:rsidRDefault="00D7076E" w:rsidP="00D7076E">
      <w:pPr>
        <w:numPr>
          <w:ilvl w:val="0"/>
          <w:numId w:val="4"/>
        </w:numPr>
      </w:pPr>
      <w:r w:rsidRPr="00D7076E">
        <w:t>Location search with dropdown (static at first).</w:t>
      </w:r>
    </w:p>
    <w:p w14:paraId="707E255A" w14:textId="77777777" w:rsidR="00D7076E" w:rsidRPr="00D7076E" w:rsidRDefault="00D7076E" w:rsidP="00D7076E">
      <w:pPr>
        <w:numPr>
          <w:ilvl w:val="0"/>
          <w:numId w:val="4"/>
        </w:numPr>
      </w:pPr>
      <w:r w:rsidRPr="00D7076E">
        <w:t>File upload and preview interface.</w:t>
      </w:r>
    </w:p>
    <w:p w14:paraId="326BEA01" w14:textId="77777777" w:rsidR="00D7076E" w:rsidRPr="00D7076E" w:rsidRDefault="00D7076E" w:rsidP="00D7076E">
      <w:pPr>
        <w:numPr>
          <w:ilvl w:val="0"/>
          <w:numId w:val="4"/>
        </w:numPr>
      </w:pPr>
      <w:r w:rsidRPr="00D7076E">
        <w:t>Voting UI for road condition.</w:t>
      </w:r>
    </w:p>
    <w:p w14:paraId="70FCE906" w14:textId="77777777" w:rsidR="00D7076E" w:rsidRPr="00D7076E" w:rsidRDefault="00D7076E" w:rsidP="00D7076E">
      <w:pPr>
        <w:numPr>
          <w:ilvl w:val="0"/>
          <w:numId w:val="4"/>
        </w:numPr>
      </w:pPr>
      <w:r w:rsidRPr="00D7076E">
        <w:t>Questionnaire form integration.</w:t>
      </w:r>
    </w:p>
    <w:p w14:paraId="31848204" w14:textId="77777777" w:rsidR="00D7076E" w:rsidRPr="00D7076E" w:rsidRDefault="00D7076E" w:rsidP="00D7076E">
      <w:r w:rsidRPr="00D7076E">
        <w:rPr>
          <w:b/>
          <w:bCs/>
        </w:rPr>
        <w:t>2.2. What Worked</w:t>
      </w:r>
    </w:p>
    <w:p w14:paraId="437CB097" w14:textId="77777777" w:rsidR="00D7076E" w:rsidRPr="00D7076E" w:rsidRDefault="00D7076E" w:rsidP="00D7076E">
      <w:pPr>
        <w:numPr>
          <w:ilvl w:val="0"/>
          <w:numId w:val="5"/>
        </w:numPr>
      </w:pPr>
      <w:r w:rsidRPr="00D7076E">
        <w:t>Fully functional flow for one device, one user (local storage).</w:t>
      </w:r>
    </w:p>
    <w:p w14:paraId="218F623B" w14:textId="77777777" w:rsidR="00D7076E" w:rsidRPr="00D7076E" w:rsidRDefault="00D7076E" w:rsidP="00D7076E">
      <w:pPr>
        <w:numPr>
          <w:ilvl w:val="0"/>
          <w:numId w:val="5"/>
        </w:numPr>
      </w:pPr>
      <w:r w:rsidRPr="00D7076E">
        <w:t>Validation, toast notifications, and state management implemented.</w:t>
      </w:r>
    </w:p>
    <w:p w14:paraId="14B82EF4" w14:textId="77777777" w:rsidR="00D7076E" w:rsidRPr="00D7076E" w:rsidRDefault="00D7076E" w:rsidP="00D7076E">
      <w:pPr>
        <w:ind w:left="720"/>
      </w:pPr>
    </w:p>
    <w:p w14:paraId="78EDFEFC" w14:textId="77777777" w:rsidR="00D7076E" w:rsidRPr="00D7076E" w:rsidRDefault="00D7076E" w:rsidP="00D7076E">
      <w:r w:rsidRPr="00D7076E">
        <w:rPr>
          <w:b/>
          <w:bCs/>
        </w:rPr>
        <w:lastRenderedPageBreak/>
        <w:t xml:space="preserve">2.3. What </w:t>
      </w:r>
      <w:proofErr w:type="gramStart"/>
      <w:r w:rsidRPr="00D7076E">
        <w:rPr>
          <w:b/>
          <w:bCs/>
        </w:rPr>
        <w:t>Didn’t</w:t>
      </w:r>
      <w:proofErr w:type="gramEnd"/>
      <w:r w:rsidRPr="00D7076E">
        <w:rPr>
          <w:b/>
          <w:bCs/>
        </w:rPr>
        <w:t xml:space="preserve"> Work Initially</w:t>
      </w:r>
    </w:p>
    <w:p w14:paraId="5D5BFA2A" w14:textId="77777777" w:rsidR="00D7076E" w:rsidRPr="00D7076E" w:rsidRDefault="00D7076E" w:rsidP="00D7076E">
      <w:pPr>
        <w:numPr>
          <w:ilvl w:val="0"/>
          <w:numId w:val="6"/>
        </w:numPr>
      </w:pPr>
      <w:r w:rsidRPr="00D7076E">
        <w:t>No cloud database or backend.</w:t>
      </w:r>
    </w:p>
    <w:p w14:paraId="2C98F766" w14:textId="77777777" w:rsidR="00D7076E" w:rsidRPr="00D7076E" w:rsidRDefault="00D7076E" w:rsidP="00D7076E">
      <w:pPr>
        <w:numPr>
          <w:ilvl w:val="0"/>
          <w:numId w:val="6"/>
        </w:numPr>
      </w:pPr>
      <w:r w:rsidRPr="00D7076E">
        <w:t>No file upload destination.</w:t>
      </w:r>
    </w:p>
    <w:p w14:paraId="0357CB3E" w14:textId="77777777" w:rsidR="00D7076E" w:rsidRPr="00D7076E" w:rsidRDefault="00D7076E" w:rsidP="00D7076E">
      <w:pPr>
        <w:numPr>
          <w:ilvl w:val="0"/>
          <w:numId w:val="6"/>
        </w:numPr>
      </w:pPr>
      <w:r w:rsidRPr="00D7076E">
        <w:t>No GPS conversion or pincode logic yet.</w:t>
      </w:r>
    </w:p>
    <w:p w14:paraId="5A1CAC10" w14:textId="77777777" w:rsidR="00D7076E" w:rsidRPr="00D7076E" w:rsidRDefault="00000000" w:rsidP="00D7076E">
      <w:r>
        <w:pict w14:anchorId="61A9ADA9">
          <v:rect id="_x0000_i1040" style="width:0;height:1.5pt" o:hralign="center" o:hrstd="t" o:hr="t" fillcolor="#a0a0a0" stroked="f"/>
        </w:pict>
      </w:r>
    </w:p>
    <w:p w14:paraId="1901D7E7" w14:textId="77777777" w:rsidR="00D7076E" w:rsidRPr="00D7076E" w:rsidRDefault="00D7076E" w:rsidP="00D7076E">
      <w:pPr>
        <w:rPr>
          <w:b/>
          <w:bCs/>
        </w:rPr>
      </w:pPr>
      <w:r w:rsidRPr="00D7076E">
        <w:rPr>
          <w:b/>
          <w:bCs/>
        </w:rPr>
        <w:t>Chapter 3 — Transition to Cloud: Supabase Integration</w:t>
      </w:r>
    </w:p>
    <w:p w14:paraId="76C47695" w14:textId="77777777" w:rsidR="00D7076E" w:rsidRPr="00D7076E" w:rsidRDefault="00D7076E" w:rsidP="00D7076E">
      <w:r w:rsidRPr="00D7076E">
        <w:rPr>
          <w:b/>
          <w:bCs/>
        </w:rPr>
        <w:t>Purpose:</w:t>
      </w:r>
      <w:r w:rsidRPr="00D7076E">
        <w:t xml:space="preserve"> Moving from local-only storage to cloud-based data persistence.</w:t>
      </w:r>
    </w:p>
    <w:p w14:paraId="6A061EC6" w14:textId="77777777" w:rsidR="00D7076E" w:rsidRPr="00D7076E" w:rsidRDefault="00D7076E" w:rsidP="00D7076E">
      <w:r w:rsidRPr="00D7076E">
        <w:rPr>
          <w:b/>
          <w:bCs/>
        </w:rPr>
        <w:t>3.1. Supabase Setup</w:t>
      </w:r>
    </w:p>
    <w:p w14:paraId="07D77A75" w14:textId="77777777" w:rsidR="00D7076E" w:rsidRPr="00D7076E" w:rsidRDefault="00D7076E" w:rsidP="00D7076E">
      <w:pPr>
        <w:numPr>
          <w:ilvl w:val="0"/>
          <w:numId w:val="7"/>
        </w:numPr>
      </w:pPr>
      <w:r w:rsidRPr="00D7076E">
        <w:t>Creating project, fetching project URL and anon key.</w:t>
      </w:r>
    </w:p>
    <w:p w14:paraId="70819CE3" w14:textId="77777777" w:rsidR="00D7076E" w:rsidRPr="00D7076E" w:rsidRDefault="00D7076E" w:rsidP="00D7076E">
      <w:pPr>
        <w:numPr>
          <w:ilvl w:val="0"/>
          <w:numId w:val="7"/>
        </w:numPr>
      </w:pPr>
      <w:r w:rsidRPr="00D7076E">
        <w:t>Installing Supabase client in Vite + React project.</w:t>
      </w:r>
    </w:p>
    <w:p w14:paraId="376CAE1F" w14:textId="77777777" w:rsidR="00D7076E" w:rsidRPr="00D7076E" w:rsidRDefault="00D7076E" w:rsidP="00D7076E">
      <w:pPr>
        <w:numPr>
          <w:ilvl w:val="0"/>
          <w:numId w:val="7"/>
        </w:numPr>
      </w:pPr>
      <w:r w:rsidRPr="00D7076E">
        <w:t>Testing connection via a testSupabase.js file.</w:t>
      </w:r>
    </w:p>
    <w:p w14:paraId="5F60A643" w14:textId="77777777" w:rsidR="00D7076E" w:rsidRPr="00D7076E" w:rsidRDefault="00D7076E" w:rsidP="00D7076E">
      <w:r w:rsidRPr="00D7076E">
        <w:rPr>
          <w:b/>
          <w:bCs/>
        </w:rPr>
        <w:t>3.2. Database Structure</w:t>
      </w:r>
    </w:p>
    <w:p w14:paraId="19D751BA" w14:textId="77777777" w:rsidR="00D7076E" w:rsidRPr="00D7076E" w:rsidRDefault="00D7076E" w:rsidP="00D7076E">
      <w:pPr>
        <w:numPr>
          <w:ilvl w:val="0"/>
          <w:numId w:val="8"/>
        </w:numPr>
      </w:pPr>
      <w:r w:rsidRPr="00D7076E">
        <w:t>Tables created:</w:t>
      </w:r>
    </w:p>
    <w:p w14:paraId="746709EF" w14:textId="77777777" w:rsidR="00D7076E" w:rsidRPr="00D7076E" w:rsidRDefault="00D7076E" w:rsidP="00D7076E">
      <w:pPr>
        <w:numPr>
          <w:ilvl w:val="1"/>
          <w:numId w:val="8"/>
        </w:numPr>
      </w:pPr>
      <w:r w:rsidRPr="00D7076E">
        <w:rPr>
          <w:b/>
          <w:bCs/>
        </w:rPr>
        <w:t>users</w:t>
      </w:r>
      <w:r w:rsidRPr="00D7076E">
        <w:t>: authentication base.</w:t>
      </w:r>
    </w:p>
    <w:p w14:paraId="2FF50CF6" w14:textId="77777777" w:rsidR="00D7076E" w:rsidRPr="00D7076E" w:rsidRDefault="00D7076E" w:rsidP="00D7076E">
      <w:pPr>
        <w:numPr>
          <w:ilvl w:val="1"/>
          <w:numId w:val="8"/>
        </w:numPr>
      </w:pPr>
      <w:r w:rsidRPr="00D7076E">
        <w:rPr>
          <w:b/>
          <w:bCs/>
        </w:rPr>
        <w:t>profiles</w:t>
      </w:r>
      <w:r w:rsidRPr="00D7076E">
        <w:t>: stores user info (id, email, name, pincode, timestamps).</w:t>
      </w:r>
    </w:p>
    <w:p w14:paraId="66FF0C03" w14:textId="77777777" w:rsidR="00D7076E" w:rsidRPr="00D7076E" w:rsidRDefault="00D7076E" w:rsidP="00D7076E">
      <w:pPr>
        <w:numPr>
          <w:ilvl w:val="1"/>
          <w:numId w:val="8"/>
        </w:numPr>
      </w:pPr>
      <w:r w:rsidRPr="00D7076E">
        <w:rPr>
          <w:b/>
          <w:bCs/>
        </w:rPr>
        <w:t>reports</w:t>
      </w:r>
      <w:r w:rsidRPr="00D7076E">
        <w:t xml:space="preserve">: links to users and </w:t>
      </w:r>
      <w:proofErr w:type="gramStart"/>
      <w:r w:rsidRPr="00D7076E">
        <w:t>stores</w:t>
      </w:r>
      <w:proofErr w:type="gramEnd"/>
      <w:r w:rsidRPr="00D7076E">
        <w:t xml:space="preserve"> location, files, condition, questionnaire.</w:t>
      </w:r>
    </w:p>
    <w:p w14:paraId="617CB657" w14:textId="77777777" w:rsidR="00D7076E" w:rsidRPr="00D7076E" w:rsidRDefault="00D7076E" w:rsidP="00D7076E">
      <w:pPr>
        <w:numPr>
          <w:ilvl w:val="0"/>
          <w:numId w:val="8"/>
        </w:numPr>
      </w:pPr>
      <w:r w:rsidRPr="00D7076E">
        <w:t>Primary keys, foreign key relations defined.</w:t>
      </w:r>
    </w:p>
    <w:p w14:paraId="086C0CFD" w14:textId="77777777" w:rsidR="00D7076E" w:rsidRPr="00D7076E" w:rsidRDefault="00D7076E" w:rsidP="00D7076E">
      <w:r w:rsidRPr="00D7076E">
        <w:rPr>
          <w:b/>
          <w:bCs/>
        </w:rPr>
        <w:t>3.3. Debugging Supabase Connection</w:t>
      </w:r>
    </w:p>
    <w:p w14:paraId="343AF02C" w14:textId="77777777" w:rsidR="00D7076E" w:rsidRPr="00D7076E" w:rsidRDefault="00D7076E" w:rsidP="00D7076E">
      <w:pPr>
        <w:numPr>
          <w:ilvl w:val="0"/>
          <w:numId w:val="9"/>
        </w:numPr>
      </w:pPr>
      <w:r w:rsidRPr="00D7076E">
        <w:t>Errors faced: invalid API key, missing roles, wrong schema, foreign key violations.</w:t>
      </w:r>
    </w:p>
    <w:p w14:paraId="541C8C8B" w14:textId="77777777" w:rsidR="00D7076E" w:rsidRPr="00D7076E" w:rsidRDefault="00D7076E" w:rsidP="00D7076E">
      <w:pPr>
        <w:numPr>
          <w:ilvl w:val="0"/>
          <w:numId w:val="9"/>
        </w:numPr>
      </w:pPr>
      <w:r w:rsidRPr="00D7076E">
        <w:t>Solutions:</w:t>
      </w:r>
    </w:p>
    <w:p w14:paraId="6648920D" w14:textId="77777777" w:rsidR="00D7076E" w:rsidRPr="00D7076E" w:rsidRDefault="00D7076E" w:rsidP="00D7076E">
      <w:pPr>
        <w:numPr>
          <w:ilvl w:val="1"/>
          <w:numId w:val="9"/>
        </w:numPr>
      </w:pPr>
      <w:r w:rsidRPr="00D7076E">
        <w:t>Enabled auth schema triggers.</w:t>
      </w:r>
    </w:p>
    <w:p w14:paraId="0917E999" w14:textId="77777777" w:rsidR="00D7076E" w:rsidRPr="00D7076E" w:rsidRDefault="00D7076E" w:rsidP="00D7076E">
      <w:pPr>
        <w:numPr>
          <w:ilvl w:val="1"/>
          <w:numId w:val="9"/>
        </w:numPr>
      </w:pPr>
      <w:r w:rsidRPr="00D7076E">
        <w:t>Adjusted role ownership for “authenticator” and “</w:t>
      </w:r>
      <w:proofErr w:type="spellStart"/>
      <w:r w:rsidRPr="00D7076E">
        <w:t>supabase_auth_admin</w:t>
      </w:r>
      <w:proofErr w:type="spellEnd"/>
      <w:proofErr w:type="gramStart"/>
      <w:r w:rsidRPr="00D7076E">
        <w:t>”.</w:t>
      </w:r>
      <w:proofErr w:type="gramEnd"/>
    </w:p>
    <w:p w14:paraId="75694322" w14:textId="77777777" w:rsidR="00D7076E" w:rsidRPr="00D7076E" w:rsidRDefault="00D7076E" w:rsidP="00D7076E">
      <w:pPr>
        <w:numPr>
          <w:ilvl w:val="1"/>
          <w:numId w:val="9"/>
        </w:numPr>
      </w:pPr>
      <w:r w:rsidRPr="00D7076E">
        <w:t>Linked profiles.id with auth.users.id.</w:t>
      </w:r>
    </w:p>
    <w:p w14:paraId="6241642A" w14:textId="77777777" w:rsidR="00D7076E" w:rsidRPr="00D7076E" w:rsidRDefault="00D7076E" w:rsidP="00D7076E"/>
    <w:p w14:paraId="01AC7FFF" w14:textId="77777777" w:rsidR="00D7076E" w:rsidRPr="00D7076E" w:rsidRDefault="00D7076E" w:rsidP="00D7076E"/>
    <w:p w14:paraId="51B6F9DB" w14:textId="77777777" w:rsidR="00D7076E" w:rsidRPr="00D7076E" w:rsidRDefault="00D7076E" w:rsidP="00D7076E">
      <w:r w:rsidRPr="00D7076E">
        <w:rPr>
          <w:b/>
          <w:bCs/>
        </w:rPr>
        <w:lastRenderedPageBreak/>
        <w:t>3.4. Testing Supabase Connectivity</w:t>
      </w:r>
    </w:p>
    <w:p w14:paraId="739C2471" w14:textId="77777777" w:rsidR="00D7076E" w:rsidRPr="00D7076E" w:rsidRDefault="00D7076E" w:rsidP="00D7076E">
      <w:pPr>
        <w:numPr>
          <w:ilvl w:val="0"/>
          <w:numId w:val="10"/>
        </w:numPr>
      </w:pPr>
      <w:r w:rsidRPr="00D7076E">
        <w:t>Confirmed CRUD operations using test scripts.</w:t>
      </w:r>
    </w:p>
    <w:p w14:paraId="482F0ABF" w14:textId="77777777" w:rsidR="00D7076E" w:rsidRPr="00D7076E" w:rsidRDefault="00D7076E" w:rsidP="00D7076E">
      <w:pPr>
        <w:numPr>
          <w:ilvl w:val="0"/>
          <w:numId w:val="10"/>
        </w:numPr>
      </w:pPr>
      <w:r w:rsidRPr="00D7076E">
        <w:t xml:space="preserve">Confirmed database linked to project keys </w:t>
      </w:r>
      <w:proofErr w:type="gramStart"/>
      <w:r w:rsidRPr="00D7076E">
        <w:t>via .</w:t>
      </w:r>
      <w:proofErr w:type="spellStart"/>
      <w:r w:rsidRPr="00D7076E">
        <w:t>env</w:t>
      </w:r>
      <w:proofErr w:type="gramEnd"/>
      <w:r w:rsidRPr="00D7076E">
        <w:t>.local</w:t>
      </w:r>
      <w:proofErr w:type="spellEnd"/>
      <w:r w:rsidRPr="00D7076E">
        <w:t>.</w:t>
      </w:r>
    </w:p>
    <w:p w14:paraId="4FBC196D" w14:textId="77777777" w:rsidR="00D7076E" w:rsidRPr="00D7076E" w:rsidRDefault="00000000" w:rsidP="00D7076E">
      <w:r>
        <w:pict w14:anchorId="45780602">
          <v:rect id="_x0000_i1041" style="width:0;height:1.5pt" o:hralign="center" o:hrstd="t" o:hr="t" fillcolor="#a0a0a0" stroked="f"/>
        </w:pict>
      </w:r>
    </w:p>
    <w:p w14:paraId="7E2854D8" w14:textId="77777777" w:rsidR="00D7076E" w:rsidRPr="00D7076E" w:rsidRDefault="00D7076E" w:rsidP="00D7076E">
      <w:pPr>
        <w:rPr>
          <w:b/>
          <w:bCs/>
        </w:rPr>
      </w:pPr>
      <w:r w:rsidRPr="00D7076E">
        <w:rPr>
          <w:b/>
          <w:bCs/>
        </w:rPr>
        <w:t>Chapter 4 — Building the Supabase Client</w:t>
      </w:r>
    </w:p>
    <w:p w14:paraId="6C4BD209" w14:textId="77777777" w:rsidR="00D7076E" w:rsidRPr="00D7076E" w:rsidRDefault="00D7076E" w:rsidP="00D7076E">
      <w:r w:rsidRPr="00D7076E">
        <w:rPr>
          <w:b/>
          <w:bCs/>
        </w:rPr>
        <w:t>Purpose:</w:t>
      </w:r>
      <w:r w:rsidRPr="00D7076E">
        <w:t xml:space="preserve"> Enabling Supabase usage throughout frontend.</w:t>
      </w:r>
    </w:p>
    <w:p w14:paraId="33C58EF1" w14:textId="77777777" w:rsidR="00D7076E" w:rsidRPr="00D7076E" w:rsidRDefault="00D7076E" w:rsidP="00D7076E">
      <w:r w:rsidRPr="00D7076E">
        <w:rPr>
          <w:b/>
          <w:bCs/>
        </w:rPr>
        <w:t xml:space="preserve">4.1. Creating </w:t>
      </w:r>
      <w:proofErr w:type="spellStart"/>
      <w:r w:rsidRPr="00D7076E">
        <w:rPr>
          <w:b/>
          <w:bCs/>
        </w:rPr>
        <w:t>src</w:t>
      </w:r>
      <w:proofErr w:type="spellEnd"/>
      <w:r w:rsidRPr="00D7076E">
        <w:rPr>
          <w:b/>
          <w:bCs/>
        </w:rPr>
        <w:t>/supabaseClient.js</w:t>
      </w:r>
    </w:p>
    <w:p w14:paraId="3D098E24" w14:textId="77777777" w:rsidR="00D7076E" w:rsidRPr="00D7076E" w:rsidRDefault="00D7076E" w:rsidP="00D7076E">
      <w:pPr>
        <w:numPr>
          <w:ilvl w:val="0"/>
          <w:numId w:val="11"/>
        </w:numPr>
      </w:pPr>
      <w:r w:rsidRPr="00D7076E">
        <w:t>Configured to use environment variables for secure connection.</w:t>
      </w:r>
    </w:p>
    <w:p w14:paraId="329EC5B5" w14:textId="77777777" w:rsidR="00D7076E" w:rsidRPr="00D7076E" w:rsidRDefault="00D7076E" w:rsidP="00D7076E">
      <w:pPr>
        <w:numPr>
          <w:ilvl w:val="0"/>
          <w:numId w:val="11"/>
        </w:numPr>
      </w:pPr>
      <w:r w:rsidRPr="00D7076E">
        <w:t>Exported single Supabase client instance for reusability.</w:t>
      </w:r>
    </w:p>
    <w:p w14:paraId="1013874D" w14:textId="77777777" w:rsidR="00D7076E" w:rsidRPr="00D7076E" w:rsidRDefault="00D7076E" w:rsidP="00D7076E">
      <w:r w:rsidRPr="00D7076E">
        <w:rPr>
          <w:b/>
          <w:bCs/>
        </w:rPr>
        <w:t>4.2. Environmental Configuration</w:t>
      </w:r>
    </w:p>
    <w:p w14:paraId="583A4094" w14:textId="77777777" w:rsidR="00D7076E" w:rsidRPr="00D7076E" w:rsidRDefault="00D7076E" w:rsidP="00D7076E">
      <w:pPr>
        <w:numPr>
          <w:ilvl w:val="0"/>
          <w:numId w:val="12"/>
        </w:numPr>
      </w:pPr>
      <w:proofErr w:type="gramStart"/>
      <w:r w:rsidRPr="00D7076E">
        <w:t>.</w:t>
      </w:r>
      <w:proofErr w:type="spellStart"/>
      <w:r w:rsidRPr="00D7076E">
        <w:t>env</w:t>
      </w:r>
      <w:proofErr w:type="gramEnd"/>
      <w:r w:rsidRPr="00D7076E">
        <w:t>.local</w:t>
      </w:r>
      <w:proofErr w:type="spellEnd"/>
      <w:r w:rsidRPr="00D7076E">
        <w:t xml:space="preserve"> </w:t>
      </w:r>
      <w:proofErr w:type="gramStart"/>
      <w:r w:rsidRPr="00D7076E">
        <w:t>and .env</w:t>
      </w:r>
      <w:proofErr w:type="gramEnd"/>
      <w:r w:rsidRPr="00D7076E">
        <w:t xml:space="preserve"> setup (VITE-prefixed keys for frontend, SERVICE_ROLE for server).</w:t>
      </w:r>
    </w:p>
    <w:p w14:paraId="4DCC6307" w14:textId="77777777" w:rsidR="00D7076E" w:rsidRPr="00D7076E" w:rsidRDefault="00D7076E" w:rsidP="00D7076E">
      <w:r w:rsidRPr="00D7076E">
        <w:rPr>
          <w:b/>
          <w:bCs/>
        </w:rPr>
        <w:t>4.3. Testing</w:t>
      </w:r>
    </w:p>
    <w:p w14:paraId="34FFE7A6" w14:textId="77777777" w:rsidR="00D7076E" w:rsidRPr="00D7076E" w:rsidRDefault="00D7076E" w:rsidP="00D7076E">
      <w:pPr>
        <w:numPr>
          <w:ilvl w:val="0"/>
          <w:numId w:val="13"/>
        </w:numPr>
      </w:pPr>
      <w:r w:rsidRPr="00D7076E">
        <w:t>Verified with live test script; returned “Supabase connected, fetched data: []</w:t>
      </w:r>
      <w:proofErr w:type="gramStart"/>
      <w:r w:rsidRPr="00D7076E">
        <w:t>”.</w:t>
      </w:r>
      <w:proofErr w:type="gramEnd"/>
    </w:p>
    <w:p w14:paraId="5866988E" w14:textId="77777777" w:rsidR="00D7076E" w:rsidRPr="00D7076E" w:rsidRDefault="00000000" w:rsidP="00D7076E">
      <w:r>
        <w:pict w14:anchorId="288B5DDC">
          <v:rect id="_x0000_i1042" style="width:0;height:1.5pt" o:hralign="center" o:hrstd="t" o:hr="t" fillcolor="#a0a0a0" stroked="f"/>
        </w:pict>
      </w:r>
    </w:p>
    <w:p w14:paraId="72F763D6" w14:textId="77777777" w:rsidR="00D7076E" w:rsidRPr="00D7076E" w:rsidRDefault="00D7076E" w:rsidP="00D7076E">
      <w:pPr>
        <w:rPr>
          <w:b/>
          <w:bCs/>
        </w:rPr>
      </w:pPr>
      <w:r w:rsidRPr="00D7076E">
        <w:rPr>
          <w:b/>
          <w:bCs/>
        </w:rPr>
        <w:t>Chapter 5 — Register and Login Integration</w:t>
      </w:r>
    </w:p>
    <w:p w14:paraId="17BE0A4C" w14:textId="77777777" w:rsidR="00D7076E" w:rsidRPr="00D7076E" w:rsidRDefault="00D7076E" w:rsidP="00D7076E">
      <w:r w:rsidRPr="00D7076E">
        <w:rPr>
          <w:b/>
          <w:bCs/>
        </w:rPr>
        <w:t>Purpose:</w:t>
      </w:r>
      <w:r w:rsidRPr="00D7076E">
        <w:t xml:space="preserve"> Moving authentication to Supabase auth.</w:t>
      </w:r>
    </w:p>
    <w:p w14:paraId="709DBB55" w14:textId="77777777" w:rsidR="00D7076E" w:rsidRPr="00D7076E" w:rsidRDefault="00D7076E" w:rsidP="00D7076E">
      <w:r w:rsidRPr="00D7076E">
        <w:rPr>
          <w:b/>
          <w:bCs/>
        </w:rPr>
        <w:t xml:space="preserve">5.1. </w:t>
      </w:r>
      <w:proofErr w:type="spellStart"/>
      <w:r w:rsidRPr="00D7076E">
        <w:rPr>
          <w:b/>
          <w:bCs/>
        </w:rPr>
        <w:t>RegisterForm</w:t>
      </w:r>
      <w:proofErr w:type="spellEnd"/>
      <w:r w:rsidRPr="00D7076E">
        <w:rPr>
          <w:b/>
          <w:bCs/>
        </w:rPr>
        <w:t xml:space="preserve"> Integration</w:t>
      </w:r>
    </w:p>
    <w:p w14:paraId="6E288EC8" w14:textId="77777777" w:rsidR="00D7076E" w:rsidRPr="00D7076E" w:rsidRDefault="00D7076E" w:rsidP="00D7076E">
      <w:pPr>
        <w:numPr>
          <w:ilvl w:val="0"/>
          <w:numId w:val="14"/>
        </w:numPr>
      </w:pPr>
      <w:r w:rsidRPr="00D7076E">
        <w:t xml:space="preserve">Rewrote </w:t>
      </w:r>
      <w:proofErr w:type="spellStart"/>
      <w:r w:rsidRPr="00D7076E">
        <w:t>RegisterForm.tsx</w:t>
      </w:r>
      <w:proofErr w:type="spellEnd"/>
      <w:r w:rsidRPr="00D7076E">
        <w:t xml:space="preserve"> to call </w:t>
      </w:r>
      <w:proofErr w:type="spellStart"/>
      <w:proofErr w:type="gramStart"/>
      <w:r w:rsidRPr="00D7076E">
        <w:t>supabase.auth</w:t>
      </w:r>
      <w:proofErr w:type="gramEnd"/>
      <w:r w:rsidRPr="00D7076E">
        <w:t>.</w:t>
      </w:r>
      <w:proofErr w:type="gramStart"/>
      <w:r w:rsidRPr="00D7076E">
        <w:t>signUp</w:t>
      </w:r>
      <w:proofErr w:type="spellEnd"/>
      <w:r w:rsidRPr="00D7076E">
        <w:t>(</w:t>
      </w:r>
      <w:proofErr w:type="gramEnd"/>
      <w:r w:rsidRPr="00D7076E">
        <w:t>).</w:t>
      </w:r>
    </w:p>
    <w:p w14:paraId="24FA85DF" w14:textId="77777777" w:rsidR="00D7076E" w:rsidRPr="00D7076E" w:rsidRDefault="00D7076E" w:rsidP="00D7076E">
      <w:pPr>
        <w:numPr>
          <w:ilvl w:val="0"/>
          <w:numId w:val="14"/>
        </w:numPr>
      </w:pPr>
      <w:r w:rsidRPr="00D7076E">
        <w:t xml:space="preserve">Created fallback for </w:t>
      </w:r>
      <w:proofErr w:type="spellStart"/>
      <w:r w:rsidRPr="00D7076E">
        <w:t>localStorage</w:t>
      </w:r>
      <w:proofErr w:type="spellEnd"/>
      <w:r w:rsidRPr="00D7076E">
        <w:t xml:space="preserve"> during dev.</w:t>
      </w:r>
    </w:p>
    <w:p w14:paraId="39EE6F30" w14:textId="77777777" w:rsidR="00D7076E" w:rsidRPr="00D7076E" w:rsidRDefault="00D7076E" w:rsidP="00D7076E">
      <w:pPr>
        <w:numPr>
          <w:ilvl w:val="0"/>
          <w:numId w:val="14"/>
        </w:numPr>
      </w:pPr>
      <w:r w:rsidRPr="00D7076E">
        <w:t xml:space="preserve">Added </w:t>
      </w:r>
      <w:proofErr w:type="spellStart"/>
      <w:r w:rsidRPr="00D7076E">
        <w:t>upsert</w:t>
      </w:r>
      <w:proofErr w:type="spellEnd"/>
      <w:r w:rsidRPr="00D7076E">
        <w:t xml:space="preserve"> into profiles after successful auth.</w:t>
      </w:r>
    </w:p>
    <w:p w14:paraId="0B2C609A" w14:textId="77777777" w:rsidR="00D7076E" w:rsidRPr="00D7076E" w:rsidRDefault="00D7076E" w:rsidP="00D7076E">
      <w:r w:rsidRPr="00D7076E">
        <w:rPr>
          <w:b/>
          <w:bCs/>
        </w:rPr>
        <w:t xml:space="preserve">5.2. </w:t>
      </w:r>
      <w:proofErr w:type="spellStart"/>
      <w:r w:rsidRPr="00D7076E">
        <w:rPr>
          <w:b/>
          <w:bCs/>
        </w:rPr>
        <w:t>LoginForm</w:t>
      </w:r>
      <w:proofErr w:type="spellEnd"/>
      <w:r w:rsidRPr="00D7076E">
        <w:rPr>
          <w:b/>
          <w:bCs/>
        </w:rPr>
        <w:t xml:space="preserve"> Integration</w:t>
      </w:r>
    </w:p>
    <w:p w14:paraId="4082B775" w14:textId="77777777" w:rsidR="00D7076E" w:rsidRPr="00D7076E" w:rsidRDefault="00D7076E" w:rsidP="00D7076E">
      <w:pPr>
        <w:numPr>
          <w:ilvl w:val="0"/>
          <w:numId w:val="15"/>
        </w:numPr>
      </w:pPr>
      <w:r w:rsidRPr="00D7076E">
        <w:t xml:space="preserve">Integrated </w:t>
      </w:r>
      <w:proofErr w:type="spellStart"/>
      <w:proofErr w:type="gramStart"/>
      <w:r w:rsidRPr="00D7076E">
        <w:t>supabase.auth</w:t>
      </w:r>
      <w:proofErr w:type="gramEnd"/>
      <w:r w:rsidRPr="00D7076E">
        <w:t>.</w:t>
      </w:r>
      <w:proofErr w:type="gramStart"/>
      <w:r w:rsidRPr="00D7076E">
        <w:t>signInWithPassword</w:t>
      </w:r>
      <w:proofErr w:type="spellEnd"/>
      <w:r w:rsidRPr="00D7076E">
        <w:t>(</w:t>
      </w:r>
      <w:proofErr w:type="gramEnd"/>
      <w:r w:rsidRPr="00D7076E">
        <w:t>).</w:t>
      </w:r>
    </w:p>
    <w:p w14:paraId="71C4D03A" w14:textId="77777777" w:rsidR="00D7076E" w:rsidRPr="00D7076E" w:rsidRDefault="00D7076E" w:rsidP="00D7076E">
      <w:pPr>
        <w:numPr>
          <w:ilvl w:val="0"/>
          <w:numId w:val="15"/>
        </w:numPr>
      </w:pPr>
      <w:r w:rsidRPr="00D7076E">
        <w:t xml:space="preserve">Added </w:t>
      </w:r>
      <w:proofErr w:type="spellStart"/>
      <w:r w:rsidRPr="00D7076E">
        <w:t>localStorage</w:t>
      </w:r>
      <w:proofErr w:type="spellEnd"/>
      <w:r w:rsidRPr="00D7076E">
        <w:t xml:space="preserve"> fallback.</w:t>
      </w:r>
    </w:p>
    <w:p w14:paraId="26754146" w14:textId="77777777" w:rsidR="00D7076E" w:rsidRPr="00D7076E" w:rsidRDefault="00D7076E" w:rsidP="00D7076E">
      <w:pPr>
        <w:numPr>
          <w:ilvl w:val="0"/>
          <w:numId w:val="15"/>
        </w:numPr>
      </w:pPr>
      <w:r w:rsidRPr="00D7076E">
        <w:t>Added visual login success/failure messages.</w:t>
      </w:r>
    </w:p>
    <w:p w14:paraId="7B55EC2C" w14:textId="77777777" w:rsidR="00D7076E" w:rsidRPr="00D7076E" w:rsidRDefault="00D7076E" w:rsidP="00D7076E"/>
    <w:p w14:paraId="2A525AB5" w14:textId="77777777" w:rsidR="00D7076E" w:rsidRPr="00D7076E" w:rsidRDefault="00D7076E" w:rsidP="00D7076E"/>
    <w:p w14:paraId="346E9C02" w14:textId="77777777" w:rsidR="00D7076E" w:rsidRDefault="00D7076E" w:rsidP="00D7076E"/>
    <w:p w14:paraId="3EC1D340" w14:textId="77777777" w:rsidR="006609A4" w:rsidRPr="00D7076E" w:rsidRDefault="006609A4" w:rsidP="00D7076E"/>
    <w:p w14:paraId="1263D2CB" w14:textId="77777777" w:rsidR="00D7076E" w:rsidRPr="00D7076E" w:rsidRDefault="00D7076E" w:rsidP="00D7076E">
      <w:r w:rsidRPr="00D7076E">
        <w:rPr>
          <w:b/>
          <w:bCs/>
        </w:rPr>
        <w:t>5.3. Auth Testing and Fixes</w:t>
      </w:r>
    </w:p>
    <w:p w14:paraId="1A9A75F6" w14:textId="77777777" w:rsidR="00D7076E" w:rsidRPr="00D7076E" w:rsidRDefault="00D7076E" w:rsidP="00D7076E">
      <w:pPr>
        <w:numPr>
          <w:ilvl w:val="0"/>
          <w:numId w:val="16"/>
        </w:numPr>
      </w:pPr>
      <w:r w:rsidRPr="00D7076E">
        <w:t>Fixed: “</w:t>
      </w:r>
      <w:proofErr w:type="spellStart"/>
      <w:r w:rsidRPr="00D7076E">
        <w:t>profiles_id_fkey</w:t>
      </w:r>
      <w:proofErr w:type="spellEnd"/>
      <w:r w:rsidRPr="00D7076E">
        <w:t>” constraint issue.</w:t>
      </w:r>
    </w:p>
    <w:p w14:paraId="32AC2B65" w14:textId="77777777" w:rsidR="00D7076E" w:rsidRPr="00D7076E" w:rsidRDefault="00D7076E" w:rsidP="00D7076E">
      <w:pPr>
        <w:numPr>
          <w:ilvl w:val="0"/>
          <w:numId w:val="16"/>
        </w:numPr>
      </w:pPr>
      <w:r w:rsidRPr="00D7076E">
        <w:t>Fixed: “auth” role not found errors.</w:t>
      </w:r>
    </w:p>
    <w:p w14:paraId="1209910B" w14:textId="77777777" w:rsidR="00D7076E" w:rsidRPr="00D7076E" w:rsidRDefault="00D7076E" w:rsidP="00D7076E">
      <w:pPr>
        <w:numPr>
          <w:ilvl w:val="0"/>
          <w:numId w:val="16"/>
        </w:numPr>
      </w:pPr>
      <w:r w:rsidRPr="00D7076E">
        <w:t>Adjusted database triggers to sync users and profiles automatically.</w:t>
      </w:r>
    </w:p>
    <w:p w14:paraId="140E1430" w14:textId="77777777" w:rsidR="00D7076E" w:rsidRPr="00D7076E" w:rsidRDefault="00000000" w:rsidP="00D7076E">
      <w:r>
        <w:pict w14:anchorId="059C8051">
          <v:rect id="_x0000_i1043" style="width:0;height:1.5pt" o:hralign="center" o:hrstd="t" o:hr="t" fillcolor="#a0a0a0" stroked="f"/>
        </w:pict>
      </w:r>
    </w:p>
    <w:p w14:paraId="7B2929F5" w14:textId="77777777" w:rsidR="00D7076E" w:rsidRPr="00D7076E" w:rsidRDefault="00D7076E" w:rsidP="00D7076E">
      <w:pPr>
        <w:rPr>
          <w:b/>
          <w:bCs/>
        </w:rPr>
      </w:pPr>
      <w:r w:rsidRPr="00D7076E">
        <w:rPr>
          <w:b/>
          <w:bCs/>
        </w:rPr>
        <w:t>Chapter 6 — Server Backend Setup</w:t>
      </w:r>
    </w:p>
    <w:p w14:paraId="753BA8DE" w14:textId="77777777" w:rsidR="00D7076E" w:rsidRPr="00D7076E" w:rsidRDefault="00D7076E" w:rsidP="00D7076E">
      <w:r w:rsidRPr="00D7076E">
        <w:rPr>
          <w:b/>
          <w:bCs/>
        </w:rPr>
        <w:t>Purpose:</w:t>
      </w:r>
      <w:r w:rsidRPr="00D7076E">
        <w:t xml:space="preserve"> Handling secure operations (admin-level user creation, profile sync).</w:t>
      </w:r>
    </w:p>
    <w:p w14:paraId="0CCA3913" w14:textId="77777777" w:rsidR="00D7076E" w:rsidRPr="00D7076E" w:rsidRDefault="00D7076E" w:rsidP="00D7076E">
      <w:r w:rsidRPr="00D7076E">
        <w:rPr>
          <w:b/>
          <w:bCs/>
        </w:rPr>
        <w:t>6.1. Express Server Setup</w:t>
      </w:r>
    </w:p>
    <w:p w14:paraId="44FC3B16" w14:textId="77777777" w:rsidR="00D7076E" w:rsidRPr="00D7076E" w:rsidRDefault="00D7076E" w:rsidP="00D7076E">
      <w:pPr>
        <w:numPr>
          <w:ilvl w:val="0"/>
          <w:numId w:val="17"/>
        </w:numPr>
      </w:pPr>
      <w:r w:rsidRPr="00D7076E">
        <w:t xml:space="preserve">Created server/server.js with CORS and </w:t>
      </w:r>
      <w:proofErr w:type="spellStart"/>
      <w:r w:rsidRPr="00D7076E">
        <w:t>dotenv</w:t>
      </w:r>
      <w:proofErr w:type="spellEnd"/>
      <w:r w:rsidRPr="00D7076E">
        <w:t xml:space="preserve"> configuration.</w:t>
      </w:r>
    </w:p>
    <w:p w14:paraId="1B7382C7" w14:textId="77777777" w:rsidR="00D7076E" w:rsidRPr="00D7076E" w:rsidRDefault="00D7076E" w:rsidP="00D7076E">
      <w:pPr>
        <w:numPr>
          <w:ilvl w:val="0"/>
          <w:numId w:val="17"/>
        </w:numPr>
      </w:pPr>
      <w:r w:rsidRPr="00D7076E">
        <w:t>Added routes: /</w:t>
      </w:r>
      <w:proofErr w:type="spellStart"/>
      <w:r w:rsidRPr="00D7076E">
        <w:t>api</w:t>
      </w:r>
      <w:proofErr w:type="spellEnd"/>
      <w:r w:rsidRPr="00D7076E">
        <w:t>/register and /</w:t>
      </w:r>
      <w:proofErr w:type="spellStart"/>
      <w:r w:rsidRPr="00D7076E">
        <w:t>api</w:t>
      </w:r>
      <w:proofErr w:type="spellEnd"/>
      <w:r w:rsidRPr="00D7076E">
        <w:t>/report.</w:t>
      </w:r>
    </w:p>
    <w:p w14:paraId="396CC038" w14:textId="77777777" w:rsidR="00D7076E" w:rsidRPr="00D7076E" w:rsidRDefault="00D7076E" w:rsidP="00D7076E">
      <w:r w:rsidRPr="00D7076E">
        <w:rPr>
          <w:b/>
          <w:bCs/>
        </w:rPr>
        <w:t>6.2. Register Route</w:t>
      </w:r>
    </w:p>
    <w:p w14:paraId="1C16F977" w14:textId="77777777" w:rsidR="00D7076E" w:rsidRPr="00D7076E" w:rsidRDefault="00D7076E" w:rsidP="00D7076E">
      <w:pPr>
        <w:numPr>
          <w:ilvl w:val="0"/>
          <w:numId w:val="18"/>
        </w:numPr>
      </w:pPr>
      <w:r w:rsidRPr="00D7076E">
        <w:t>Uses Supabase Service Role to create users directly (</w:t>
      </w:r>
      <w:proofErr w:type="spellStart"/>
      <w:r w:rsidRPr="00D7076E">
        <w:t>email_confirm</w:t>
      </w:r>
      <w:proofErr w:type="spellEnd"/>
      <w:r w:rsidRPr="00D7076E">
        <w:t>: true).</w:t>
      </w:r>
    </w:p>
    <w:p w14:paraId="386D0AE5" w14:textId="77777777" w:rsidR="00D7076E" w:rsidRPr="00D7076E" w:rsidRDefault="00D7076E" w:rsidP="00D7076E">
      <w:pPr>
        <w:numPr>
          <w:ilvl w:val="0"/>
          <w:numId w:val="18"/>
        </w:numPr>
      </w:pPr>
      <w:r w:rsidRPr="00D7076E">
        <w:t>Inserts profiles immediately after user creation.</w:t>
      </w:r>
    </w:p>
    <w:p w14:paraId="4A47C3AA" w14:textId="77777777" w:rsidR="00D7076E" w:rsidRPr="00D7076E" w:rsidRDefault="00D7076E" w:rsidP="00D7076E">
      <w:pPr>
        <w:numPr>
          <w:ilvl w:val="0"/>
          <w:numId w:val="18"/>
        </w:numPr>
      </w:pPr>
      <w:r w:rsidRPr="00D7076E">
        <w:t>Cleanup rollback logic if profile insertion fails.</w:t>
      </w:r>
    </w:p>
    <w:p w14:paraId="3E2A2DBF" w14:textId="77777777" w:rsidR="00D7076E" w:rsidRPr="00D7076E" w:rsidRDefault="00D7076E" w:rsidP="00D7076E">
      <w:r w:rsidRPr="00D7076E">
        <w:rPr>
          <w:b/>
          <w:bCs/>
        </w:rPr>
        <w:t>6.3. Report Route</w:t>
      </w:r>
    </w:p>
    <w:p w14:paraId="7329BBD2" w14:textId="77777777" w:rsidR="00D7076E" w:rsidRPr="00D7076E" w:rsidRDefault="00D7076E" w:rsidP="00D7076E">
      <w:pPr>
        <w:numPr>
          <w:ilvl w:val="0"/>
          <w:numId w:val="19"/>
        </w:numPr>
      </w:pPr>
      <w:r w:rsidRPr="00D7076E">
        <w:t>Handles report submission securely.</w:t>
      </w:r>
    </w:p>
    <w:p w14:paraId="2317536A" w14:textId="77777777" w:rsidR="00D7076E" w:rsidRPr="00D7076E" w:rsidRDefault="00D7076E" w:rsidP="00D7076E">
      <w:pPr>
        <w:numPr>
          <w:ilvl w:val="0"/>
          <w:numId w:val="19"/>
        </w:numPr>
      </w:pPr>
      <w:r w:rsidRPr="00D7076E">
        <w:t>Ensures logged-in users can submit verified reports.</w:t>
      </w:r>
    </w:p>
    <w:p w14:paraId="50E7C12E" w14:textId="77777777" w:rsidR="00D7076E" w:rsidRPr="00D7076E" w:rsidRDefault="00D7076E" w:rsidP="00D7076E">
      <w:r w:rsidRPr="00D7076E">
        <w:rPr>
          <w:b/>
          <w:bCs/>
        </w:rPr>
        <w:t xml:space="preserve">6.4. </w:t>
      </w:r>
      <w:proofErr w:type="gramStart"/>
      <w:r w:rsidRPr="00D7076E">
        <w:rPr>
          <w:b/>
          <w:bCs/>
        </w:rPr>
        <w:t>.</w:t>
      </w:r>
      <w:proofErr w:type="spellStart"/>
      <w:r w:rsidRPr="00D7076E">
        <w:rPr>
          <w:b/>
          <w:bCs/>
        </w:rPr>
        <w:t>env</w:t>
      </w:r>
      <w:proofErr w:type="gramEnd"/>
      <w:r w:rsidRPr="00D7076E">
        <w:rPr>
          <w:b/>
          <w:bCs/>
        </w:rPr>
        <w:t>.</w:t>
      </w:r>
      <w:proofErr w:type="gramStart"/>
      <w:r w:rsidRPr="00D7076E">
        <w:rPr>
          <w:b/>
          <w:bCs/>
        </w:rPr>
        <w:t>local.admin</w:t>
      </w:r>
      <w:proofErr w:type="spellEnd"/>
      <w:proofErr w:type="gramEnd"/>
    </w:p>
    <w:p w14:paraId="65EAD9F9" w14:textId="77777777" w:rsidR="00D7076E" w:rsidRPr="00D7076E" w:rsidRDefault="00D7076E" w:rsidP="00D7076E">
      <w:pPr>
        <w:numPr>
          <w:ilvl w:val="0"/>
          <w:numId w:val="20"/>
        </w:numPr>
      </w:pPr>
      <w:r w:rsidRPr="00D7076E">
        <w:t>Stores SUPABASE_SERVICE_ROLE_KEY and SUPABASE_URL.</w:t>
      </w:r>
    </w:p>
    <w:p w14:paraId="7DB9249B" w14:textId="77777777" w:rsidR="00D7076E" w:rsidRPr="00D7076E" w:rsidRDefault="00D7076E" w:rsidP="00D7076E">
      <w:pPr>
        <w:numPr>
          <w:ilvl w:val="0"/>
          <w:numId w:val="20"/>
        </w:numPr>
      </w:pPr>
      <w:r w:rsidRPr="00D7076E">
        <w:t>Secured from frontend exposure.</w:t>
      </w:r>
    </w:p>
    <w:p w14:paraId="42BE57E1" w14:textId="77777777" w:rsidR="00D7076E" w:rsidRPr="00D7076E" w:rsidRDefault="00000000" w:rsidP="00D7076E">
      <w:r>
        <w:pict w14:anchorId="5FF34A29">
          <v:rect id="_x0000_i1044" style="width:0;height:1.5pt" o:hralign="center" o:hrstd="t" o:hr="t" fillcolor="#a0a0a0" stroked="f"/>
        </w:pict>
      </w:r>
    </w:p>
    <w:p w14:paraId="1B3E1919" w14:textId="77777777" w:rsidR="00D7076E" w:rsidRPr="00D7076E" w:rsidRDefault="00D7076E" w:rsidP="00D7076E">
      <w:pPr>
        <w:rPr>
          <w:b/>
          <w:bCs/>
        </w:rPr>
      </w:pPr>
      <w:r w:rsidRPr="00D7076E">
        <w:rPr>
          <w:b/>
          <w:bCs/>
        </w:rPr>
        <w:t>Chapter 7 — Location Functionality</w:t>
      </w:r>
    </w:p>
    <w:p w14:paraId="38559D10" w14:textId="77777777" w:rsidR="00D7076E" w:rsidRPr="00D7076E" w:rsidRDefault="00D7076E" w:rsidP="00D7076E">
      <w:r w:rsidRPr="00D7076E">
        <w:rPr>
          <w:b/>
          <w:bCs/>
        </w:rPr>
        <w:t>Purpose:</w:t>
      </w:r>
      <w:r w:rsidRPr="00D7076E">
        <w:t xml:space="preserve"> Enabling location search and pincode mapping.</w:t>
      </w:r>
    </w:p>
    <w:p w14:paraId="47774581" w14:textId="77777777" w:rsidR="00D7076E" w:rsidRPr="00D7076E" w:rsidRDefault="00D7076E" w:rsidP="00D7076E">
      <w:r w:rsidRPr="00D7076E">
        <w:rPr>
          <w:b/>
          <w:bCs/>
        </w:rPr>
        <w:t xml:space="preserve">7.1. </w:t>
      </w:r>
      <w:proofErr w:type="spellStart"/>
      <w:r w:rsidRPr="00D7076E">
        <w:rPr>
          <w:b/>
          <w:bCs/>
        </w:rPr>
        <w:t>LocationSearch</w:t>
      </w:r>
      <w:proofErr w:type="spellEnd"/>
      <w:r w:rsidRPr="00D7076E">
        <w:rPr>
          <w:b/>
          <w:bCs/>
        </w:rPr>
        <w:t xml:space="preserve"> Component (MVP)</w:t>
      </w:r>
    </w:p>
    <w:p w14:paraId="45B245C5" w14:textId="77777777" w:rsidR="00D7076E" w:rsidRPr="00D7076E" w:rsidRDefault="00D7076E" w:rsidP="00D7076E">
      <w:pPr>
        <w:numPr>
          <w:ilvl w:val="0"/>
          <w:numId w:val="21"/>
        </w:numPr>
      </w:pPr>
      <w:r w:rsidRPr="00D7076E">
        <w:t>Integrated Google Maps Places API initially.</w:t>
      </w:r>
    </w:p>
    <w:p w14:paraId="632B8396" w14:textId="77777777" w:rsidR="00D7076E" w:rsidRPr="00D7076E" w:rsidRDefault="00D7076E" w:rsidP="00D7076E">
      <w:pPr>
        <w:numPr>
          <w:ilvl w:val="0"/>
          <w:numId w:val="21"/>
        </w:numPr>
      </w:pPr>
      <w:proofErr w:type="gramStart"/>
      <w:r w:rsidRPr="00D7076E">
        <w:lastRenderedPageBreak/>
        <w:t>Fetches</w:t>
      </w:r>
      <w:proofErr w:type="gramEnd"/>
      <w:r w:rsidRPr="00D7076E">
        <w:t xml:space="preserve"> location suggestions + auto-detects pincode via place details.</w:t>
      </w:r>
    </w:p>
    <w:p w14:paraId="1763F659" w14:textId="77777777" w:rsidR="00D7076E" w:rsidRPr="00D7076E" w:rsidRDefault="00D7076E" w:rsidP="00D7076E">
      <w:r w:rsidRPr="00D7076E">
        <w:rPr>
          <w:b/>
          <w:bCs/>
        </w:rPr>
        <w:t>7.2. Testing Alternatives</w:t>
      </w:r>
    </w:p>
    <w:p w14:paraId="70EE7A8A" w14:textId="77777777" w:rsidR="00D7076E" w:rsidRPr="00D7076E" w:rsidRDefault="00D7076E" w:rsidP="00D7076E">
      <w:pPr>
        <w:numPr>
          <w:ilvl w:val="0"/>
          <w:numId w:val="22"/>
        </w:numPr>
      </w:pPr>
      <w:r w:rsidRPr="00D7076E">
        <w:t xml:space="preserve">Explored </w:t>
      </w:r>
      <w:proofErr w:type="spellStart"/>
      <w:r w:rsidRPr="00D7076E">
        <w:rPr>
          <w:b/>
          <w:bCs/>
        </w:rPr>
        <w:t>Mappls</w:t>
      </w:r>
      <w:proofErr w:type="spellEnd"/>
      <w:r w:rsidRPr="00D7076E">
        <w:rPr>
          <w:b/>
          <w:bCs/>
        </w:rPr>
        <w:t xml:space="preserve"> (</w:t>
      </w:r>
      <w:proofErr w:type="spellStart"/>
      <w:r w:rsidRPr="00D7076E">
        <w:rPr>
          <w:b/>
          <w:bCs/>
        </w:rPr>
        <w:t>MapMyIndia</w:t>
      </w:r>
      <w:proofErr w:type="spellEnd"/>
      <w:r w:rsidRPr="00D7076E">
        <w:rPr>
          <w:b/>
          <w:bCs/>
        </w:rPr>
        <w:t>)</w:t>
      </w:r>
      <w:r w:rsidRPr="00D7076E">
        <w:t xml:space="preserve"> → domain/IP restrictions.</w:t>
      </w:r>
    </w:p>
    <w:p w14:paraId="07DFE18B" w14:textId="77777777" w:rsidR="00D7076E" w:rsidRPr="00D7076E" w:rsidRDefault="00D7076E" w:rsidP="00D7076E">
      <w:pPr>
        <w:numPr>
          <w:ilvl w:val="0"/>
          <w:numId w:val="22"/>
        </w:numPr>
      </w:pPr>
      <w:r w:rsidRPr="00D7076E">
        <w:t xml:space="preserve">Explored </w:t>
      </w:r>
      <w:r w:rsidRPr="00D7076E">
        <w:rPr>
          <w:b/>
          <w:bCs/>
        </w:rPr>
        <w:t>Uber/Ola APIs</w:t>
      </w:r>
      <w:r w:rsidRPr="00D7076E">
        <w:t xml:space="preserve"> → limited or enterprise-only.</w:t>
      </w:r>
    </w:p>
    <w:p w14:paraId="32DC4A11" w14:textId="77777777" w:rsidR="00D7076E" w:rsidRPr="00D7076E" w:rsidRDefault="00D7076E" w:rsidP="00D7076E">
      <w:pPr>
        <w:numPr>
          <w:ilvl w:val="0"/>
          <w:numId w:val="22"/>
        </w:numPr>
      </w:pPr>
      <w:r w:rsidRPr="00D7076E">
        <w:t xml:space="preserve">Identified </w:t>
      </w:r>
      <w:r w:rsidRPr="00D7076E">
        <w:rPr>
          <w:b/>
          <w:bCs/>
        </w:rPr>
        <w:t>OpenStreetMap/</w:t>
      </w:r>
      <w:proofErr w:type="spellStart"/>
      <w:r w:rsidRPr="00D7076E">
        <w:rPr>
          <w:b/>
          <w:bCs/>
        </w:rPr>
        <w:t>Nominatim</w:t>
      </w:r>
      <w:proofErr w:type="spellEnd"/>
      <w:r w:rsidRPr="00D7076E">
        <w:t xml:space="preserve"> as free fallback (no API key required).</w:t>
      </w:r>
    </w:p>
    <w:p w14:paraId="48124D56" w14:textId="77777777" w:rsidR="00D7076E" w:rsidRPr="00D7076E" w:rsidRDefault="00D7076E" w:rsidP="00D7076E">
      <w:r w:rsidRPr="00D7076E">
        <w:rPr>
          <w:b/>
          <w:bCs/>
        </w:rPr>
        <w:t>7.3. Database Integration</w:t>
      </w:r>
    </w:p>
    <w:p w14:paraId="012DA9F2" w14:textId="77777777" w:rsidR="00D7076E" w:rsidRPr="00D7076E" w:rsidRDefault="00D7076E" w:rsidP="00D7076E">
      <w:pPr>
        <w:numPr>
          <w:ilvl w:val="0"/>
          <w:numId w:val="23"/>
        </w:numPr>
      </w:pPr>
      <w:r w:rsidRPr="00D7076E">
        <w:t>Location + pincode stored in “reports” table on submission.</w:t>
      </w:r>
    </w:p>
    <w:p w14:paraId="4FDD6A40" w14:textId="77777777" w:rsidR="00D7076E" w:rsidRPr="00D7076E" w:rsidRDefault="00000000" w:rsidP="00D7076E">
      <w:r>
        <w:pict w14:anchorId="13710394">
          <v:rect id="_x0000_i1045" style="width:0;height:1.5pt" o:hralign="center" o:hrstd="t" o:hr="t" fillcolor="#a0a0a0" stroked="f"/>
        </w:pict>
      </w:r>
    </w:p>
    <w:p w14:paraId="7C420213" w14:textId="77777777" w:rsidR="00D7076E" w:rsidRPr="00D7076E" w:rsidRDefault="00D7076E" w:rsidP="00D7076E">
      <w:pPr>
        <w:rPr>
          <w:b/>
          <w:bCs/>
        </w:rPr>
      </w:pPr>
      <w:r w:rsidRPr="00D7076E">
        <w:rPr>
          <w:b/>
          <w:bCs/>
        </w:rPr>
        <w:t>Chapter 8 — UI &amp; Experience Refinement</w:t>
      </w:r>
    </w:p>
    <w:p w14:paraId="0B567CA1" w14:textId="77777777" w:rsidR="00D7076E" w:rsidRPr="00D7076E" w:rsidRDefault="00D7076E" w:rsidP="00D7076E">
      <w:r w:rsidRPr="00D7076E">
        <w:rPr>
          <w:b/>
          <w:bCs/>
        </w:rPr>
        <w:t>Purpose:</w:t>
      </w:r>
      <w:r w:rsidRPr="00D7076E">
        <w:t xml:space="preserve"> Making the MVP clean, responsive, and functional.</w:t>
      </w:r>
    </w:p>
    <w:p w14:paraId="0FF7EB5B" w14:textId="77777777" w:rsidR="00D7076E" w:rsidRPr="00D7076E" w:rsidRDefault="00D7076E" w:rsidP="00D7076E">
      <w:r w:rsidRPr="00D7076E">
        <w:rPr>
          <w:b/>
          <w:bCs/>
        </w:rPr>
        <w:t xml:space="preserve">8.1. </w:t>
      </w:r>
      <w:proofErr w:type="spellStart"/>
      <w:r w:rsidRPr="00D7076E">
        <w:rPr>
          <w:b/>
          <w:bCs/>
        </w:rPr>
        <w:t>App.tsx</w:t>
      </w:r>
      <w:proofErr w:type="spellEnd"/>
      <w:r w:rsidRPr="00D7076E">
        <w:rPr>
          <w:b/>
          <w:bCs/>
        </w:rPr>
        <w:t xml:space="preserve"> Structure</w:t>
      </w:r>
    </w:p>
    <w:p w14:paraId="350CC4BF" w14:textId="77777777" w:rsidR="00D7076E" w:rsidRPr="00D7076E" w:rsidRDefault="00D7076E" w:rsidP="00D7076E">
      <w:pPr>
        <w:numPr>
          <w:ilvl w:val="0"/>
          <w:numId w:val="24"/>
        </w:numPr>
      </w:pPr>
      <w:r w:rsidRPr="00D7076E">
        <w:t>Combined all screens in controlled navigation state.</w:t>
      </w:r>
    </w:p>
    <w:p w14:paraId="45E4A030" w14:textId="77777777" w:rsidR="00D7076E" w:rsidRPr="00D7076E" w:rsidRDefault="00D7076E" w:rsidP="00D7076E">
      <w:pPr>
        <w:numPr>
          <w:ilvl w:val="0"/>
          <w:numId w:val="24"/>
        </w:numPr>
      </w:pPr>
      <w:r w:rsidRPr="00D7076E">
        <w:t>Added persistent header with login state.</w:t>
      </w:r>
    </w:p>
    <w:p w14:paraId="6EE2323E" w14:textId="77777777" w:rsidR="00D7076E" w:rsidRPr="00D7076E" w:rsidRDefault="00D7076E" w:rsidP="00D7076E">
      <w:pPr>
        <w:numPr>
          <w:ilvl w:val="0"/>
          <w:numId w:val="24"/>
        </w:numPr>
      </w:pPr>
      <w:r w:rsidRPr="00D7076E">
        <w:t>Seamless transitions between screens.</w:t>
      </w:r>
    </w:p>
    <w:p w14:paraId="76AE686F" w14:textId="77777777" w:rsidR="00D7076E" w:rsidRPr="00D7076E" w:rsidRDefault="00D7076E" w:rsidP="00D7076E">
      <w:r w:rsidRPr="00D7076E">
        <w:rPr>
          <w:b/>
          <w:bCs/>
        </w:rPr>
        <w:t>8.2. Visual Adjustments</w:t>
      </w:r>
    </w:p>
    <w:p w14:paraId="1BE96A87" w14:textId="77777777" w:rsidR="00D7076E" w:rsidRPr="00D7076E" w:rsidRDefault="00D7076E" w:rsidP="00D7076E">
      <w:pPr>
        <w:numPr>
          <w:ilvl w:val="0"/>
          <w:numId w:val="25"/>
        </w:numPr>
      </w:pPr>
      <w:r w:rsidRPr="00D7076E">
        <w:t>Gradient backgrounds, white cards, rounded edges.</w:t>
      </w:r>
    </w:p>
    <w:p w14:paraId="64A88ECA" w14:textId="77777777" w:rsidR="00D7076E" w:rsidRPr="00D7076E" w:rsidRDefault="00D7076E" w:rsidP="00D7076E">
      <w:pPr>
        <w:numPr>
          <w:ilvl w:val="0"/>
          <w:numId w:val="25"/>
        </w:numPr>
      </w:pPr>
      <w:r w:rsidRPr="00D7076E">
        <w:t xml:space="preserve">Adjusted spacing, border, and scroll </w:t>
      </w:r>
      <w:proofErr w:type="spellStart"/>
      <w:r w:rsidRPr="00D7076E">
        <w:t>behaviors</w:t>
      </w:r>
      <w:proofErr w:type="spellEnd"/>
      <w:r w:rsidRPr="00D7076E">
        <w:t>.</w:t>
      </w:r>
    </w:p>
    <w:p w14:paraId="317ABBBE" w14:textId="77777777" w:rsidR="00D7076E" w:rsidRPr="00D7076E" w:rsidRDefault="00D7076E" w:rsidP="00D7076E">
      <w:r w:rsidRPr="00D7076E">
        <w:rPr>
          <w:b/>
          <w:bCs/>
        </w:rPr>
        <w:t>8.3. Scroll Management</w:t>
      </w:r>
    </w:p>
    <w:p w14:paraId="4C813221" w14:textId="77777777" w:rsidR="00D7076E" w:rsidRPr="00D7076E" w:rsidRDefault="00D7076E" w:rsidP="00D7076E">
      <w:pPr>
        <w:numPr>
          <w:ilvl w:val="0"/>
          <w:numId w:val="26"/>
        </w:numPr>
      </w:pPr>
      <w:r w:rsidRPr="00D7076E">
        <w:t xml:space="preserve">Limited scrolling only to </w:t>
      </w:r>
      <w:proofErr w:type="spellStart"/>
      <w:r w:rsidRPr="00D7076E">
        <w:t>ReportScreen</w:t>
      </w:r>
      <w:proofErr w:type="spellEnd"/>
      <w:r w:rsidRPr="00D7076E">
        <w:t xml:space="preserve"> (large content).</w:t>
      </w:r>
    </w:p>
    <w:p w14:paraId="136CE81E" w14:textId="77777777" w:rsidR="00D7076E" w:rsidRPr="00D7076E" w:rsidRDefault="00D7076E" w:rsidP="00D7076E">
      <w:pPr>
        <w:numPr>
          <w:ilvl w:val="0"/>
          <w:numId w:val="26"/>
        </w:numPr>
      </w:pPr>
      <w:r w:rsidRPr="00D7076E">
        <w:t>Kept all other screens full-view (non-scrollable).</w:t>
      </w:r>
    </w:p>
    <w:p w14:paraId="54118F5A" w14:textId="77777777" w:rsidR="00D7076E" w:rsidRPr="00D7076E" w:rsidRDefault="00000000" w:rsidP="00D7076E">
      <w:r>
        <w:pict w14:anchorId="71A301D4">
          <v:rect id="_x0000_i1046" style="width:0;height:1.5pt" o:hralign="center" o:hrstd="t" o:hr="t" fillcolor="#a0a0a0" stroked="f"/>
        </w:pict>
      </w:r>
    </w:p>
    <w:p w14:paraId="40B56256" w14:textId="77777777" w:rsidR="00D7076E" w:rsidRPr="00D7076E" w:rsidRDefault="00D7076E" w:rsidP="00D7076E">
      <w:pPr>
        <w:rPr>
          <w:b/>
          <w:bCs/>
        </w:rPr>
      </w:pPr>
      <w:r w:rsidRPr="00D7076E">
        <w:rPr>
          <w:b/>
          <w:bCs/>
        </w:rPr>
        <w:t>Chapter 9 — Debugging, Fixing, and Testing</w:t>
      </w:r>
    </w:p>
    <w:p w14:paraId="098A53A3" w14:textId="77777777" w:rsidR="00D7076E" w:rsidRPr="00D7076E" w:rsidRDefault="00D7076E" w:rsidP="00D7076E">
      <w:r w:rsidRPr="00D7076E">
        <w:rPr>
          <w:b/>
          <w:bCs/>
        </w:rPr>
        <w:t>Purpose:</w:t>
      </w:r>
      <w:r w:rsidRPr="00D7076E">
        <w:t xml:space="preserve"> Achieving stability and consistency across environments.</w:t>
      </w:r>
    </w:p>
    <w:p w14:paraId="1AB75841" w14:textId="77777777" w:rsidR="00D7076E" w:rsidRPr="00D7076E" w:rsidRDefault="00D7076E" w:rsidP="00D7076E">
      <w:r w:rsidRPr="00D7076E">
        <w:rPr>
          <w:b/>
          <w:bCs/>
        </w:rPr>
        <w:t>9.1. Debugging Issues</w:t>
      </w:r>
    </w:p>
    <w:p w14:paraId="06C16665" w14:textId="77777777" w:rsidR="00D7076E" w:rsidRPr="00D7076E" w:rsidRDefault="00D7076E" w:rsidP="00D7076E">
      <w:pPr>
        <w:numPr>
          <w:ilvl w:val="0"/>
          <w:numId w:val="27"/>
        </w:numPr>
      </w:pPr>
      <w:r w:rsidRPr="00D7076E">
        <w:t>“Could not find declaration for react/</w:t>
      </w:r>
      <w:proofErr w:type="spellStart"/>
      <w:r w:rsidRPr="00D7076E">
        <w:t>jsx</w:t>
      </w:r>
      <w:proofErr w:type="spellEnd"/>
      <w:r w:rsidRPr="00D7076E">
        <w:t>-runtime” → fixed via type installation.</w:t>
      </w:r>
    </w:p>
    <w:p w14:paraId="4481EDAF" w14:textId="77777777" w:rsidR="00D7076E" w:rsidRPr="00D7076E" w:rsidRDefault="00D7076E" w:rsidP="00D7076E">
      <w:pPr>
        <w:numPr>
          <w:ilvl w:val="0"/>
          <w:numId w:val="27"/>
        </w:numPr>
      </w:pPr>
      <w:r w:rsidRPr="00D7076E">
        <w:t xml:space="preserve">Port conflicts (3000, 3001, 3002) → managed via </w:t>
      </w:r>
      <w:proofErr w:type="spellStart"/>
      <w:r w:rsidRPr="00D7076E">
        <w:t>vite.config</w:t>
      </w:r>
      <w:proofErr w:type="spellEnd"/>
      <w:r w:rsidRPr="00D7076E">
        <w:t>.</w:t>
      </w:r>
    </w:p>
    <w:p w14:paraId="478826DE" w14:textId="77777777" w:rsidR="00D7076E" w:rsidRPr="00D7076E" w:rsidRDefault="00D7076E" w:rsidP="00D7076E">
      <w:pPr>
        <w:numPr>
          <w:ilvl w:val="0"/>
          <w:numId w:val="27"/>
        </w:numPr>
      </w:pPr>
      <w:r w:rsidRPr="00D7076E">
        <w:lastRenderedPageBreak/>
        <w:t>Browser launch configuration customized (Comet browser).</w:t>
      </w:r>
    </w:p>
    <w:p w14:paraId="4D47F9C0" w14:textId="77777777" w:rsidR="00D7076E" w:rsidRPr="00D7076E" w:rsidRDefault="00D7076E" w:rsidP="00D7076E"/>
    <w:p w14:paraId="5D451231" w14:textId="77777777" w:rsidR="00D7076E" w:rsidRPr="00D7076E" w:rsidRDefault="00D7076E" w:rsidP="00D7076E">
      <w:r w:rsidRPr="00D7076E">
        <w:rPr>
          <w:b/>
          <w:bCs/>
        </w:rPr>
        <w:t>9.2. Supabase Testing</w:t>
      </w:r>
    </w:p>
    <w:p w14:paraId="3DD7BAAB" w14:textId="77777777" w:rsidR="00D7076E" w:rsidRPr="00D7076E" w:rsidRDefault="00D7076E" w:rsidP="00D7076E">
      <w:pPr>
        <w:numPr>
          <w:ilvl w:val="0"/>
          <w:numId w:val="28"/>
        </w:numPr>
      </w:pPr>
      <w:r w:rsidRPr="00D7076E">
        <w:t>Created direct API requests to verify user creation.</w:t>
      </w:r>
    </w:p>
    <w:p w14:paraId="1820F5EF" w14:textId="77777777" w:rsidR="00D7076E" w:rsidRPr="00D7076E" w:rsidRDefault="00D7076E" w:rsidP="00D7076E">
      <w:pPr>
        <w:numPr>
          <w:ilvl w:val="0"/>
          <w:numId w:val="28"/>
        </w:numPr>
      </w:pPr>
      <w:r w:rsidRPr="00D7076E">
        <w:t>Handled invalid keys and foreign key mismatches.</w:t>
      </w:r>
    </w:p>
    <w:p w14:paraId="43879410" w14:textId="77777777" w:rsidR="00D7076E" w:rsidRPr="00D7076E" w:rsidRDefault="00D7076E" w:rsidP="00D7076E">
      <w:r w:rsidRPr="00D7076E">
        <w:rPr>
          <w:b/>
          <w:bCs/>
        </w:rPr>
        <w:t>9.3. Post-Restart Recovery</w:t>
      </w:r>
    </w:p>
    <w:p w14:paraId="4347F32B" w14:textId="77777777" w:rsidR="00D7076E" w:rsidRPr="00D7076E" w:rsidRDefault="00D7076E" w:rsidP="00D7076E">
      <w:pPr>
        <w:numPr>
          <w:ilvl w:val="0"/>
          <w:numId w:val="29"/>
        </w:numPr>
      </w:pPr>
      <w:r w:rsidRPr="00D7076E">
        <w:t>Ensured backend, environment, and session persistence after restart.</w:t>
      </w:r>
    </w:p>
    <w:p w14:paraId="3A488BCB" w14:textId="77777777" w:rsidR="00D7076E" w:rsidRPr="00D7076E" w:rsidRDefault="00000000" w:rsidP="00D7076E">
      <w:r>
        <w:pict w14:anchorId="158A23A5">
          <v:rect id="_x0000_i1047" style="width:0;height:1.5pt" o:hralign="center" o:hrstd="t" o:hr="t" fillcolor="#a0a0a0" stroked="f"/>
        </w:pict>
      </w:r>
    </w:p>
    <w:p w14:paraId="0C27B60D" w14:textId="77777777" w:rsidR="00D7076E" w:rsidRPr="00D7076E" w:rsidRDefault="00D7076E" w:rsidP="00D7076E">
      <w:pPr>
        <w:rPr>
          <w:b/>
          <w:bCs/>
        </w:rPr>
      </w:pPr>
      <w:r w:rsidRPr="00D7076E">
        <w:rPr>
          <w:b/>
          <w:bCs/>
        </w:rPr>
        <w:t>Chapter 10 — Conceptualization and Identity Building</w:t>
      </w:r>
    </w:p>
    <w:p w14:paraId="6A7FD940" w14:textId="77777777" w:rsidR="00D7076E" w:rsidRPr="00D7076E" w:rsidRDefault="00D7076E" w:rsidP="00D7076E">
      <w:r w:rsidRPr="00D7076E">
        <w:rPr>
          <w:b/>
          <w:bCs/>
        </w:rPr>
        <w:t>Purpose:</w:t>
      </w:r>
      <w:r w:rsidRPr="00D7076E">
        <w:t xml:space="preserve"> Translating the tech MVP into a concept fit for funding and submission.</w:t>
      </w:r>
    </w:p>
    <w:p w14:paraId="45BE65DC" w14:textId="77777777" w:rsidR="00D7076E" w:rsidRPr="00D7076E" w:rsidRDefault="00D7076E" w:rsidP="00D7076E">
      <w:r w:rsidRPr="00D7076E">
        <w:rPr>
          <w:b/>
          <w:bCs/>
        </w:rPr>
        <w:t>10.1. Naming and Branding</w:t>
      </w:r>
    </w:p>
    <w:p w14:paraId="34567B32" w14:textId="77777777" w:rsidR="00D7076E" w:rsidRPr="00D7076E" w:rsidRDefault="00D7076E" w:rsidP="00D7076E">
      <w:pPr>
        <w:numPr>
          <w:ilvl w:val="0"/>
          <w:numId w:val="30"/>
        </w:numPr>
      </w:pPr>
      <w:r w:rsidRPr="00D7076E">
        <w:t>Ideated multiple name families (Indic, hybrid, tech).</w:t>
      </w:r>
    </w:p>
    <w:p w14:paraId="74C0F192" w14:textId="77777777" w:rsidR="00D7076E" w:rsidRPr="00D7076E" w:rsidRDefault="00D7076E" w:rsidP="00D7076E">
      <w:pPr>
        <w:numPr>
          <w:ilvl w:val="0"/>
          <w:numId w:val="30"/>
        </w:numPr>
      </w:pPr>
      <w:r w:rsidRPr="00D7076E">
        <w:t xml:space="preserve">Finalized: </w:t>
      </w:r>
      <w:proofErr w:type="spellStart"/>
      <w:r w:rsidRPr="00D7076E">
        <w:rPr>
          <w:b/>
          <w:bCs/>
        </w:rPr>
        <w:t>CivitasAI</w:t>
      </w:r>
      <w:proofErr w:type="spellEnd"/>
      <w:r w:rsidRPr="00D7076E">
        <w:t xml:space="preserve"> — “Collective Intelligence for Transparent Governance</w:t>
      </w:r>
      <w:proofErr w:type="gramStart"/>
      <w:r w:rsidRPr="00D7076E">
        <w:t>”.</w:t>
      </w:r>
      <w:proofErr w:type="gramEnd"/>
    </w:p>
    <w:p w14:paraId="29006806" w14:textId="77777777" w:rsidR="00D7076E" w:rsidRPr="00D7076E" w:rsidRDefault="00D7076E" w:rsidP="00D7076E">
      <w:r w:rsidRPr="00D7076E">
        <w:rPr>
          <w:b/>
          <w:bCs/>
        </w:rPr>
        <w:t>10.2. Positioning</w:t>
      </w:r>
    </w:p>
    <w:p w14:paraId="0FA37CEF" w14:textId="77777777" w:rsidR="00D7076E" w:rsidRPr="00D7076E" w:rsidRDefault="00D7076E" w:rsidP="00D7076E">
      <w:pPr>
        <w:numPr>
          <w:ilvl w:val="0"/>
          <w:numId w:val="31"/>
        </w:numPr>
      </w:pPr>
      <w:r w:rsidRPr="00D7076E">
        <w:t xml:space="preserve">Defined as </w:t>
      </w:r>
      <w:r w:rsidRPr="00D7076E">
        <w:rPr>
          <w:i/>
          <w:iCs/>
        </w:rPr>
        <w:t>AI-first civic intelligence platform</w:t>
      </w:r>
      <w:r w:rsidRPr="00D7076E">
        <w:t>, backed by blockchain for transparency.</w:t>
      </w:r>
    </w:p>
    <w:p w14:paraId="0DFC8CA2" w14:textId="77777777" w:rsidR="00D7076E" w:rsidRPr="00D7076E" w:rsidRDefault="00D7076E" w:rsidP="00D7076E">
      <w:r w:rsidRPr="00D7076E">
        <w:rPr>
          <w:b/>
          <w:bCs/>
        </w:rPr>
        <w:t>10.3. Problem Statement</w:t>
      </w:r>
    </w:p>
    <w:p w14:paraId="2CABD1FC" w14:textId="77777777" w:rsidR="00D7076E" w:rsidRPr="00D7076E" w:rsidRDefault="00D7076E" w:rsidP="00D7076E">
      <w:pPr>
        <w:numPr>
          <w:ilvl w:val="0"/>
          <w:numId w:val="32"/>
        </w:numPr>
      </w:pPr>
      <w:r w:rsidRPr="00D7076E">
        <w:t>Poor road infrastructure reporting → fragmented and unverified.</w:t>
      </w:r>
    </w:p>
    <w:p w14:paraId="56A36DB0" w14:textId="77777777" w:rsidR="00D7076E" w:rsidRPr="00D7076E" w:rsidRDefault="00D7076E" w:rsidP="00D7076E">
      <w:pPr>
        <w:numPr>
          <w:ilvl w:val="0"/>
          <w:numId w:val="32"/>
        </w:numPr>
      </w:pPr>
      <w:r w:rsidRPr="00D7076E">
        <w:t>Solution: AI for verification + blockchain for immutable audit trails.</w:t>
      </w:r>
    </w:p>
    <w:p w14:paraId="56B3DB2B" w14:textId="77777777" w:rsidR="00D7076E" w:rsidRPr="00D7076E" w:rsidRDefault="00D7076E" w:rsidP="00D7076E">
      <w:r w:rsidRPr="00D7076E">
        <w:rPr>
          <w:b/>
          <w:bCs/>
        </w:rPr>
        <w:t>10.4. Key Features Recap</w:t>
      </w:r>
    </w:p>
    <w:p w14:paraId="4CEBDF7B" w14:textId="77777777" w:rsidR="00D7076E" w:rsidRPr="00D7076E" w:rsidRDefault="00D7076E" w:rsidP="00D7076E">
      <w:pPr>
        <w:numPr>
          <w:ilvl w:val="0"/>
          <w:numId w:val="33"/>
        </w:numPr>
      </w:pPr>
      <w:r w:rsidRPr="00D7076E">
        <w:t>AI verification, decentralized citizen network, blockchain records, dashboards, and manual audit nodes.</w:t>
      </w:r>
    </w:p>
    <w:p w14:paraId="0FE949E1" w14:textId="77777777" w:rsidR="00D7076E" w:rsidRPr="00D7076E" w:rsidRDefault="00D7076E" w:rsidP="00D7076E">
      <w:r w:rsidRPr="00D7076E">
        <w:rPr>
          <w:b/>
          <w:bCs/>
        </w:rPr>
        <w:t>10.5. Beneficiary Mapping</w:t>
      </w:r>
    </w:p>
    <w:p w14:paraId="03C3E833" w14:textId="77777777" w:rsidR="00D7076E" w:rsidRPr="00D7076E" w:rsidRDefault="00D7076E" w:rsidP="00D7076E">
      <w:pPr>
        <w:numPr>
          <w:ilvl w:val="0"/>
          <w:numId w:val="34"/>
        </w:numPr>
      </w:pPr>
      <w:r w:rsidRPr="00D7076E">
        <w:t>Citizens, authorities, auditors, researchers, policymakers.</w:t>
      </w:r>
    </w:p>
    <w:p w14:paraId="0DAFAD7E" w14:textId="77777777" w:rsidR="00D7076E" w:rsidRPr="00D7076E" w:rsidRDefault="00D7076E" w:rsidP="00D7076E">
      <w:r w:rsidRPr="00D7076E">
        <w:rPr>
          <w:b/>
          <w:bCs/>
        </w:rPr>
        <w:t>10.6. Elevator Pitch</w:t>
      </w:r>
    </w:p>
    <w:p w14:paraId="279F80C2" w14:textId="77777777" w:rsidR="00D7076E" w:rsidRPr="00D7076E" w:rsidRDefault="00D7076E" w:rsidP="00D7076E">
      <w:r w:rsidRPr="00D7076E">
        <w:lastRenderedPageBreak/>
        <w:t>“</w:t>
      </w:r>
      <w:proofErr w:type="spellStart"/>
      <w:r w:rsidRPr="00D7076E">
        <w:t>CivitasAI</w:t>
      </w:r>
      <w:proofErr w:type="spellEnd"/>
      <w:r w:rsidRPr="00D7076E">
        <w:t xml:space="preserve"> transforms public issue reporting into an intelligent, tamper-proof civic truth network — where AI verifies, blockchain preserves, and citizens co-create transparent governance.”</w:t>
      </w:r>
    </w:p>
    <w:p w14:paraId="2D1B5EFB" w14:textId="77777777" w:rsidR="00D7076E" w:rsidRPr="00D7076E" w:rsidRDefault="00000000" w:rsidP="00D7076E">
      <w:r>
        <w:pict w14:anchorId="6F862DB5">
          <v:rect id="_x0000_i1048" style="width:0;height:1.5pt" o:hralign="center" o:hrstd="t" o:hr="t" fillcolor="#a0a0a0" stroked="f"/>
        </w:pict>
      </w:r>
    </w:p>
    <w:p w14:paraId="0E17881F" w14:textId="77777777" w:rsidR="00D7076E" w:rsidRPr="00D7076E" w:rsidRDefault="00D7076E" w:rsidP="00D7076E">
      <w:pPr>
        <w:rPr>
          <w:b/>
          <w:bCs/>
        </w:rPr>
      </w:pPr>
      <w:r w:rsidRPr="00D7076E">
        <w:rPr>
          <w:b/>
          <w:bCs/>
        </w:rPr>
        <w:t>Chapter 11 — Next Steps Roadmap</w:t>
      </w:r>
    </w:p>
    <w:p w14:paraId="37CDC4EF" w14:textId="77777777" w:rsidR="00D7076E" w:rsidRPr="00D7076E" w:rsidRDefault="00D7076E" w:rsidP="00D7076E">
      <w:r w:rsidRPr="00D7076E">
        <w:rPr>
          <w:b/>
          <w:bCs/>
        </w:rPr>
        <w:t>Purpose:</w:t>
      </w:r>
      <w:r w:rsidRPr="00D7076E">
        <w:t xml:space="preserve"> Planning post-MVP evolution and submission readiness.</w:t>
      </w:r>
    </w:p>
    <w:p w14:paraId="6C08DD16" w14:textId="77777777" w:rsidR="00D7076E" w:rsidRPr="00D7076E" w:rsidRDefault="00D7076E" w:rsidP="00D7076E">
      <w:r w:rsidRPr="00D7076E">
        <w:rPr>
          <w:b/>
          <w:bCs/>
        </w:rPr>
        <w:t>11.1. MVP Completion Tasks</w:t>
      </w:r>
    </w:p>
    <w:p w14:paraId="2B169426" w14:textId="77777777" w:rsidR="00D7076E" w:rsidRPr="00D7076E" w:rsidRDefault="00D7076E" w:rsidP="00D7076E">
      <w:pPr>
        <w:numPr>
          <w:ilvl w:val="0"/>
          <w:numId w:val="35"/>
        </w:numPr>
      </w:pPr>
      <w:r w:rsidRPr="00D7076E">
        <w:t>Finalize backend reporting storage.</w:t>
      </w:r>
    </w:p>
    <w:p w14:paraId="1C3E32B9" w14:textId="77777777" w:rsidR="00D7076E" w:rsidRPr="00D7076E" w:rsidRDefault="00D7076E" w:rsidP="00D7076E">
      <w:pPr>
        <w:numPr>
          <w:ilvl w:val="0"/>
          <w:numId w:val="35"/>
        </w:numPr>
      </w:pPr>
      <w:r w:rsidRPr="00D7076E">
        <w:t>Integrate OpenStreetMap for live location.</w:t>
      </w:r>
    </w:p>
    <w:p w14:paraId="192CB089" w14:textId="77777777" w:rsidR="00D7076E" w:rsidRPr="00D7076E" w:rsidRDefault="00D7076E" w:rsidP="00D7076E">
      <w:pPr>
        <w:numPr>
          <w:ilvl w:val="0"/>
          <w:numId w:val="35"/>
        </w:numPr>
      </w:pPr>
      <w:r w:rsidRPr="00D7076E">
        <w:t>Implement dashboard visualization (Looker Studio).</w:t>
      </w:r>
    </w:p>
    <w:p w14:paraId="627D3CA0" w14:textId="77777777" w:rsidR="00D7076E" w:rsidRPr="00D7076E" w:rsidRDefault="00D7076E" w:rsidP="00D7076E">
      <w:r w:rsidRPr="00D7076E">
        <w:rPr>
          <w:b/>
          <w:bCs/>
        </w:rPr>
        <w:t>11.2. Post-MVP Enhancements</w:t>
      </w:r>
    </w:p>
    <w:p w14:paraId="798BC38D" w14:textId="77777777" w:rsidR="00D7076E" w:rsidRPr="00D7076E" w:rsidRDefault="00D7076E" w:rsidP="00D7076E">
      <w:pPr>
        <w:numPr>
          <w:ilvl w:val="0"/>
          <w:numId w:val="36"/>
        </w:numPr>
      </w:pPr>
      <w:r w:rsidRPr="00D7076E">
        <w:t>Add AI-driven verification (image recognition + GPS cross-check).</w:t>
      </w:r>
    </w:p>
    <w:p w14:paraId="01D9FAFA" w14:textId="77777777" w:rsidR="00D7076E" w:rsidRPr="00D7076E" w:rsidRDefault="00D7076E" w:rsidP="00D7076E">
      <w:pPr>
        <w:numPr>
          <w:ilvl w:val="0"/>
          <w:numId w:val="36"/>
        </w:numPr>
      </w:pPr>
      <w:r w:rsidRPr="00D7076E">
        <w:t>Blockchain immutability layer (IPFS or Polygon).</w:t>
      </w:r>
    </w:p>
    <w:p w14:paraId="227DFAF3" w14:textId="77777777" w:rsidR="00D7076E" w:rsidRPr="00D7076E" w:rsidRDefault="00D7076E" w:rsidP="00D7076E">
      <w:pPr>
        <w:numPr>
          <w:ilvl w:val="0"/>
          <w:numId w:val="36"/>
        </w:numPr>
      </w:pPr>
      <w:r w:rsidRPr="00D7076E">
        <w:t>Introduce auditor verification model.</w:t>
      </w:r>
    </w:p>
    <w:p w14:paraId="5611039C" w14:textId="77777777" w:rsidR="00D7076E" w:rsidRPr="00D7076E" w:rsidRDefault="00D7076E" w:rsidP="00D7076E">
      <w:r w:rsidRPr="00D7076E">
        <w:rPr>
          <w:b/>
          <w:bCs/>
        </w:rPr>
        <w:t>11.3. Submission and Pitch Readiness</w:t>
      </w:r>
    </w:p>
    <w:p w14:paraId="65C46584" w14:textId="77777777" w:rsidR="00D7076E" w:rsidRPr="00D7076E" w:rsidRDefault="00D7076E" w:rsidP="00D7076E">
      <w:pPr>
        <w:numPr>
          <w:ilvl w:val="0"/>
          <w:numId w:val="37"/>
        </w:numPr>
      </w:pPr>
      <w:r w:rsidRPr="00D7076E">
        <w:t>Generate application summaries.</w:t>
      </w:r>
    </w:p>
    <w:p w14:paraId="3A775DBB" w14:textId="77777777" w:rsidR="00D7076E" w:rsidRPr="00D7076E" w:rsidRDefault="00D7076E" w:rsidP="00D7076E">
      <w:pPr>
        <w:numPr>
          <w:ilvl w:val="0"/>
          <w:numId w:val="37"/>
        </w:numPr>
      </w:pPr>
      <w:r w:rsidRPr="00D7076E">
        <w:t>Prepare architecture diagram and technical flow.</w:t>
      </w:r>
    </w:p>
    <w:p w14:paraId="3B07387B" w14:textId="4077D48E" w:rsidR="00414333" w:rsidRDefault="00D7076E" w:rsidP="00D7076E">
      <w:pPr>
        <w:numPr>
          <w:ilvl w:val="0"/>
          <w:numId w:val="37"/>
        </w:numPr>
      </w:pPr>
      <w:r w:rsidRPr="00D7076E">
        <w:t>Create problem-solution-impact visuals.</w:t>
      </w:r>
    </w:p>
    <w:p w14:paraId="789DF4FF" w14:textId="77777777" w:rsidR="00414333" w:rsidRDefault="00414333" w:rsidP="00414333">
      <w:r w:rsidRPr="00414333">
        <w:t xml:space="preserve">Good — I get what you want now. Below is an </w:t>
      </w:r>
      <w:r w:rsidRPr="00414333">
        <w:rPr>
          <w:b/>
          <w:bCs/>
        </w:rPr>
        <w:t>exhaustive, granular, chapter-by-chapter Table of Contents</w:t>
      </w:r>
      <w:r w:rsidRPr="00414333">
        <w:t xml:space="preserve"> that </w:t>
      </w:r>
      <w:r w:rsidRPr="00414333">
        <w:rPr>
          <w:i/>
          <w:iCs/>
        </w:rPr>
        <w:t>continues from your Chapter 11</w:t>
      </w:r>
      <w:r w:rsidRPr="00414333">
        <w:t xml:space="preserve"> and captures </w:t>
      </w:r>
      <w:r w:rsidRPr="00414333">
        <w:rPr>
          <w:b/>
          <w:bCs/>
        </w:rPr>
        <w:t xml:space="preserve">every single action, decision, bug, fix, file change, DB table, trigger, RLS policy, UI tweak, </w:t>
      </w:r>
      <w:proofErr w:type="spellStart"/>
      <w:r w:rsidRPr="00414333">
        <w:rPr>
          <w:b/>
          <w:bCs/>
        </w:rPr>
        <w:t>localStorage</w:t>
      </w:r>
      <w:proofErr w:type="spellEnd"/>
      <w:r w:rsidRPr="00414333">
        <w:rPr>
          <w:b/>
          <w:bCs/>
        </w:rPr>
        <w:t xml:space="preserve"> key, error message, and next-step</w:t>
      </w:r>
      <w:r w:rsidRPr="00414333">
        <w:t xml:space="preserve"> we did after that point — laid out with the exact level of detail and structure you demanded. I did not skip or gloss-over anything: every item is a knowledge-chunk you can use to jump back to the exact place in the project and know what was done and why.</w:t>
      </w:r>
    </w:p>
    <w:p w14:paraId="1CE9FC3F" w14:textId="77777777" w:rsidR="007326F3" w:rsidRDefault="007326F3" w:rsidP="00414333"/>
    <w:p w14:paraId="3354A50B" w14:textId="77777777" w:rsidR="007326F3" w:rsidRDefault="007326F3" w:rsidP="00414333"/>
    <w:p w14:paraId="7AB468E1" w14:textId="77777777" w:rsidR="007326F3" w:rsidRDefault="007326F3" w:rsidP="00414333"/>
    <w:p w14:paraId="09B89E33" w14:textId="77777777" w:rsidR="007326F3" w:rsidRPr="00414333" w:rsidRDefault="007326F3" w:rsidP="00414333"/>
    <w:p w14:paraId="5ECCD418" w14:textId="77777777" w:rsidR="00414333" w:rsidRPr="00414333" w:rsidRDefault="00000000" w:rsidP="00414333">
      <w:r>
        <w:lastRenderedPageBreak/>
        <w:pict w14:anchorId="13D22A7F">
          <v:rect id="_x0000_i1049" style="width:0;height:1.5pt" o:hralign="center" o:hrstd="t" o:hr="t" fillcolor="#a0a0a0" stroked="f"/>
        </w:pict>
      </w:r>
    </w:p>
    <w:p w14:paraId="72F1877D" w14:textId="77777777" w:rsidR="00414333" w:rsidRPr="00414333" w:rsidRDefault="00414333" w:rsidP="00414333">
      <w:pPr>
        <w:rPr>
          <w:b/>
          <w:bCs/>
        </w:rPr>
      </w:pPr>
      <w:r w:rsidRPr="00414333">
        <w:rPr>
          <w:b/>
          <w:bCs/>
        </w:rPr>
        <w:t>Table of Contents — “</w:t>
      </w:r>
      <w:proofErr w:type="spellStart"/>
      <w:r w:rsidRPr="00414333">
        <w:rPr>
          <w:b/>
          <w:bCs/>
        </w:rPr>
        <w:t>CivitasAI</w:t>
      </w:r>
      <w:proofErr w:type="spellEnd"/>
      <w:r w:rsidRPr="00414333">
        <w:rPr>
          <w:b/>
          <w:bCs/>
        </w:rPr>
        <w:t xml:space="preserve"> MVP Build and Evolution” (CONTINUED, exhaustive)</w:t>
      </w:r>
    </w:p>
    <w:p w14:paraId="36E7C065" w14:textId="77777777" w:rsidR="00414333" w:rsidRPr="00414333" w:rsidRDefault="00000000" w:rsidP="00414333">
      <w:r>
        <w:pict w14:anchorId="00B51020">
          <v:rect id="_x0000_i1050" style="width:0;height:1.5pt" o:hralign="center" o:hrstd="t" o:hr="t" fillcolor="#a0a0a0" stroked="f"/>
        </w:pict>
      </w:r>
    </w:p>
    <w:p w14:paraId="73CCB170" w14:textId="77777777" w:rsidR="00414333" w:rsidRPr="00414333" w:rsidRDefault="00414333" w:rsidP="00414333">
      <w:pPr>
        <w:rPr>
          <w:b/>
          <w:bCs/>
        </w:rPr>
      </w:pPr>
      <w:r w:rsidRPr="00414333">
        <w:rPr>
          <w:b/>
          <w:bCs/>
        </w:rPr>
        <w:t>Chapter 12 — Deep dive: Supabase Auth, Email, and SMTP (Post-MVP work)</w:t>
      </w:r>
    </w:p>
    <w:p w14:paraId="0EC01239" w14:textId="77777777" w:rsidR="00414333" w:rsidRPr="00414333" w:rsidRDefault="00414333" w:rsidP="00414333">
      <w:r w:rsidRPr="00414333">
        <w:rPr>
          <w:b/>
          <w:bCs/>
        </w:rPr>
        <w:t>Purpose:</w:t>
      </w:r>
      <w:r w:rsidRPr="00414333">
        <w:t xml:space="preserve"> Diagnose and fix why deleted emails persist, why confirmation links </w:t>
      </w:r>
      <w:proofErr w:type="gramStart"/>
      <w:r w:rsidRPr="00414333">
        <w:t>weren’t</w:t>
      </w:r>
      <w:proofErr w:type="gramEnd"/>
      <w:r w:rsidRPr="00414333">
        <w:t xml:space="preserve"> sent, and how auth triggers / read-only auth schema behave.</w:t>
      </w:r>
    </w:p>
    <w:p w14:paraId="7987C3FC" w14:textId="77777777" w:rsidR="00414333" w:rsidRPr="00414333" w:rsidRDefault="00414333" w:rsidP="00414333">
      <w:pPr>
        <w:rPr>
          <w:b/>
          <w:bCs/>
        </w:rPr>
      </w:pPr>
      <w:r w:rsidRPr="00414333">
        <w:rPr>
          <w:b/>
          <w:bCs/>
        </w:rPr>
        <w:t>12.1. Investigation: “Email already exists” despite deletion</w:t>
      </w:r>
    </w:p>
    <w:p w14:paraId="68768BFC" w14:textId="77777777" w:rsidR="00414333" w:rsidRPr="00414333" w:rsidRDefault="00414333" w:rsidP="00414333">
      <w:pPr>
        <w:numPr>
          <w:ilvl w:val="0"/>
          <w:numId w:val="43"/>
        </w:numPr>
      </w:pPr>
      <w:r w:rsidRPr="00414333">
        <w:t xml:space="preserve">Confirmed state: Deleted user rows still appeared in </w:t>
      </w:r>
      <w:proofErr w:type="spellStart"/>
      <w:proofErr w:type="gramStart"/>
      <w:r w:rsidRPr="00414333">
        <w:t>auth.users</w:t>
      </w:r>
      <w:proofErr w:type="spellEnd"/>
      <w:proofErr w:type="gramEnd"/>
      <w:r w:rsidRPr="00414333">
        <w:t xml:space="preserve"> / </w:t>
      </w:r>
      <w:proofErr w:type="spellStart"/>
      <w:proofErr w:type="gramStart"/>
      <w:r w:rsidRPr="00414333">
        <w:t>auth.identities</w:t>
      </w:r>
      <w:proofErr w:type="spellEnd"/>
      <w:proofErr w:type="gramEnd"/>
      <w:r w:rsidRPr="00414333">
        <w:t xml:space="preserve"> (protected schema).</w:t>
      </w:r>
    </w:p>
    <w:p w14:paraId="26E5430D" w14:textId="77777777" w:rsidR="00414333" w:rsidRPr="00414333" w:rsidRDefault="00414333" w:rsidP="00414333">
      <w:pPr>
        <w:numPr>
          <w:ilvl w:val="0"/>
          <w:numId w:val="43"/>
        </w:numPr>
      </w:pPr>
      <w:r w:rsidRPr="00414333">
        <w:t xml:space="preserve">Root cause: Supabase </w:t>
      </w:r>
      <w:r w:rsidRPr="00414333">
        <w:rPr>
          <w:b/>
          <w:bCs/>
        </w:rPr>
        <w:t>auth</w:t>
      </w:r>
      <w:r w:rsidRPr="00414333">
        <w:t xml:space="preserve"> subsystem stores users in </w:t>
      </w:r>
      <w:proofErr w:type="spellStart"/>
      <w:proofErr w:type="gramStart"/>
      <w:r w:rsidRPr="00414333">
        <w:t>auth.users</w:t>
      </w:r>
      <w:proofErr w:type="spellEnd"/>
      <w:proofErr w:type="gramEnd"/>
      <w:r w:rsidRPr="00414333">
        <w:t xml:space="preserve"> (managed) and </w:t>
      </w:r>
      <w:proofErr w:type="spellStart"/>
      <w:proofErr w:type="gramStart"/>
      <w:r w:rsidRPr="00414333">
        <w:t>auth.identities</w:t>
      </w:r>
      <w:proofErr w:type="spellEnd"/>
      <w:proofErr w:type="gramEnd"/>
      <w:r w:rsidRPr="00414333">
        <w:t xml:space="preserve"> — deleting only public schema rows (e.g., profiles) does not remove protected auth rows.</w:t>
      </w:r>
    </w:p>
    <w:p w14:paraId="444A10E8" w14:textId="77777777" w:rsidR="00414333" w:rsidRPr="00414333" w:rsidRDefault="00414333" w:rsidP="00414333">
      <w:pPr>
        <w:numPr>
          <w:ilvl w:val="0"/>
          <w:numId w:val="43"/>
        </w:numPr>
      </w:pPr>
      <w:r w:rsidRPr="00414333">
        <w:t xml:space="preserve">Evidence gathered: </w:t>
      </w:r>
      <w:proofErr w:type="spellStart"/>
      <w:proofErr w:type="gramStart"/>
      <w:r w:rsidRPr="00414333">
        <w:t>auth.users</w:t>
      </w:r>
      <w:proofErr w:type="spellEnd"/>
      <w:proofErr w:type="gramEnd"/>
      <w:r w:rsidRPr="00414333">
        <w:t xml:space="preserve"> query for email shows identities: null, </w:t>
      </w:r>
      <w:proofErr w:type="spellStart"/>
      <w:r w:rsidRPr="00414333">
        <w:t>confirmed_at</w:t>
      </w:r>
      <w:proofErr w:type="spellEnd"/>
      <w:r w:rsidRPr="00414333">
        <w:t xml:space="preserve">, </w:t>
      </w:r>
      <w:proofErr w:type="spellStart"/>
      <w:r w:rsidRPr="00414333">
        <w:t>email_confirmed_at</w:t>
      </w:r>
      <w:proofErr w:type="spellEnd"/>
      <w:r w:rsidRPr="00414333">
        <w:t xml:space="preserve"> fields.</w:t>
      </w:r>
    </w:p>
    <w:p w14:paraId="68775D2F" w14:textId="77777777" w:rsidR="00414333" w:rsidRPr="00414333" w:rsidRDefault="00414333" w:rsidP="00414333">
      <w:pPr>
        <w:numPr>
          <w:ilvl w:val="0"/>
          <w:numId w:val="43"/>
        </w:numPr>
      </w:pPr>
      <w:r w:rsidRPr="00414333">
        <w:t xml:space="preserve">Action taken: attempted admin </w:t>
      </w:r>
      <w:proofErr w:type="gramStart"/>
      <w:r w:rsidRPr="00414333">
        <w:t>delete</w:t>
      </w:r>
      <w:proofErr w:type="gramEnd"/>
      <w:r w:rsidRPr="00414333">
        <w:t xml:space="preserve"> API calls and direct admin route calls; encountered 404 </w:t>
      </w:r>
      <w:proofErr w:type="spellStart"/>
      <w:r w:rsidRPr="00414333">
        <w:t>user_not_found</w:t>
      </w:r>
      <w:proofErr w:type="spellEnd"/>
      <w:r w:rsidRPr="00414333">
        <w:t xml:space="preserve"> for some IDs and user found for others — inconsistent because of multiple similar emails across auth and profiles.</w:t>
      </w:r>
    </w:p>
    <w:p w14:paraId="463ECA29" w14:textId="77777777" w:rsidR="00414333" w:rsidRPr="00414333" w:rsidRDefault="00414333" w:rsidP="00414333">
      <w:pPr>
        <w:rPr>
          <w:b/>
          <w:bCs/>
        </w:rPr>
      </w:pPr>
      <w:r w:rsidRPr="00414333">
        <w:rPr>
          <w:b/>
          <w:bCs/>
        </w:rPr>
        <w:t>12.2. Admin API usage (what we executed, why some calls failed)</w:t>
      </w:r>
    </w:p>
    <w:p w14:paraId="71DE6AEC" w14:textId="77777777" w:rsidR="00414333" w:rsidRPr="00414333" w:rsidRDefault="00414333" w:rsidP="00414333">
      <w:pPr>
        <w:numPr>
          <w:ilvl w:val="0"/>
          <w:numId w:val="44"/>
        </w:numPr>
      </w:pPr>
      <w:r w:rsidRPr="00414333">
        <w:t>Admin DELETE route used: DELETE /auth/v1/admin/users/{</w:t>
      </w:r>
      <w:proofErr w:type="spellStart"/>
      <w:r w:rsidRPr="00414333">
        <w:t>user_id</w:t>
      </w:r>
      <w:proofErr w:type="spellEnd"/>
      <w:r w:rsidRPr="00414333">
        <w:t xml:space="preserve">} with Service Role Key in Authorization &amp; </w:t>
      </w:r>
      <w:proofErr w:type="spellStart"/>
      <w:r w:rsidRPr="00414333">
        <w:t>apikey</w:t>
      </w:r>
      <w:proofErr w:type="spellEnd"/>
      <w:r w:rsidRPr="00414333">
        <w:t xml:space="preserve"> header.</w:t>
      </w:r>
    </w:p>
    <w:p w14:paraId="7CB8CC61" w14:textId="77777777" w:rsidR="00414333" w:rsidRPr="00414333" w:rsidRDefault="00414333" w:rsidP="00414333">
      <w:pPr>
        <w:numPr>
          <w:ilvl w:val="0"/>
          <w:numId w:val="44"/>
        </w:numPr>
      </w:pPr>
      <w:r w:rsidRPr="00414333">
        <w:t>Common failures:</w:t>
      </w:r>
    </w:p>
    <w:p w14:paraId="58858DC3" w14:textId="77777777" w:rsidR="00414333" w:rsidRPr="00414333" w:rsidRDefault="00414333" w:rsidP="00414333">
      <w:pPr>
        <w:numPr>
          <w:ilvl w:val="1"/>
          <w:numId w:val="44"/>
        </w:numPr>
      </w:pPr>
      <w:r w:rsidRPr="00414333">
        <w:t xml:space="preserve">404 </w:t>
      </w:r>
      <w:proofErr w:type="spellStart"/>
      <w:r w:rsidRPr="00414333">
        <w:t>user_not_found</w:t>
      </w:r>
      <w:proofErr w:type="spellEnd"/>
      <w:r w:rsidRPr="00414333">
        <w:t xml:space="preserve"> — user id mismatch or already deleted from auth but present in public tables.</w:t>
      </w:r>
    </w:p>
    <w:p w14:paraId="169C5AAB" w14:textId="77777777" w:rsidR="00414333" w:rsidRPr="00414333" w:rsidRDefault="00414333" w:rsidP="00414333">
      <w:pPr>
        <w:numPr>
          <w:ilvl w:val="1"/>
          <w:numId w:val="44"/>
        </w:numPr>
      </w:pPr>
      <w:r w:rsidRPr="00414333">
        <w:t xml:space="preserve">403 </w:t>
      </w:r>
      <w:proofErr w:type="spellStart"/>
      <w:r w:rsidRPr="00414333">
        <w:t>bad_jwt</w:t>
      </w:r>
      <w:proofErr w:type="spellEnd"/>
      <w:r w:rsidRPr="00414333">
        <w:t xml:space="preserve"> missing sub claim — wrong JWT used (was not a proper service-role token).</w:t>
      </w:r>
    </w:p>
    <w:p w14:paraId="074F0A05" w14:textId="77777777" w:rsidR="00414333" w:rsidRPr="00414333" w:rsidRDefault="00414333" w:rsidP="00414333">
      <w:pPr>
        <w:numPr>
          <w:ilvl w:val="1"/>
          <w:numId w:val="44"/>
        </w:numPr>
      </w:pPr>
      <w:r w:rsidRPr="00414333">
        <w:t>500 on resend/</w:t>
      </w:r>
      <w:proofErr w:type="spellStart"/>
      <w:r w:rsidRPr="00414333">
        <w:t>magiclink</w:t>
      </w:r>
      <w:proofErr w:type="spellEnd"/>
      <w:r w:rsidRPr="00414333">
        <w:t xml:space="preserve"> — SMTP or mail sending stack failure.</w:t>
      </w:r>
    </w:p>
    <w:p w14:paraId="7E40289F" w14:textId="77777777" w:rsidR="00414333" w:rsidRPr="00414333" w:rsidRDefault="00414333" w:rsidP="00414333">
      <w:pPr>
        <w:numPr>
          <w:ilvl w:val="0"/>
          <w:numId w:val="44"/>
        </w:numPr>
      </w:pPr>
      <w:r w:rsidRPr="00414333">
        <w:t>Lesson: Use Service Role Key exactly (not anon). Confirm the id from GET /auth/v1/admin/</w:t>
      </w:r>
      <w:proofErr w:type="spellStart"/>
      <w:r w:rsidRPr="00414333">
        <w:t>users?email</w:t>
      </w:r>
      <w:proofErr w:type="spellEnd"/>
      <w:r w:rsidRPr="00414333">
        <w:t>=... then delete that id.</w:t>
      </w:r>
    </w:p>
    <w:p w14:paraId="7E634E8C" w14:textId="77777777" w:rsidR="00414333" w:rsidRPr="00414333" w:rsidRDefault="00414333" w:rsidP="00414333">
      <w:pPr>
        <w:rPr>
          <w:b/>
          <w:bCs/>
        </w:rPr>
      </w:pPr>
      <w:r w:rsidRPr="00414333">
        <w:rPr>
          <w:b/>
          <w:bCs/>
        </w:rPr>
        <w:lastRenderedPageBreak/>
        <w:t>12.3. SMTP setup and testing (</w:t>
      </w:r>
      <w:proofErr w:type="spellStart"/>
      <w:r w:rsidRPr="00414333">
        <w:rPr>
          <w:b/>
          <w:bCs/>
        </w:rPr>
        <w:t>nodemailer</w:t>
      </w:r>
      <w:proofErr w:type="spellEnd"/>
      <w:r w:rsidRPr="00414333">
        <w:rPr>
          <w:b/>
          <w:bCs/>
        </w:rPr>
        <w:t xml:space="preserve"> + </w:t>
      </w:r>
      <w:proofErr w:type="spellStart"/>
      <w:r w:rsidRPr="00414333">
        <w:rPr>
          <w:b/>
          <w:bCs/>
        </w:rPr>
        <w:t>Mailtrap</w:t>
      </w:r>
      <w:proofErr w:type="spellEnd"/>
      <w:r w:rsidRPr="00414333">
        <w:rPr>
          <w:b/>
          <w:bCs/>
        </w:rPr>
        <w:t>)</w:t>
      </w:r>
    </w:p>
    <w:p w14:paraId="42C95B8D" w14:textId="77777777" w:rsidR="00414333" w:rsidRPr="00414333" w:rsidRDefault="00414333" w:rsidP="00414333">
      <w:pPr>
        <w:numPr>
          <w:ilvl w:val="0"/>
          <w:numId w:val="45"/>
        </w:numPr>
      </w:pPr>
      <w:r w:rsidRPr="00414333">
        <w:t>Steps taken:</w:t>
      </w:r>
    </w:p>
    <w:p w14:paraId="41CA1274" w14:textId="77777777" w:rsidR="00414333" w:rsidRPr="00414333" w:rsidRDefault="00414333" w:rsidP="00414333">
      <w:pPr>
        <w:numPr>
          <w:ilvl w:val="1"/>
          <w:numId w:val="45"/>
        </w:numPr>
      </w:pPr>
      <w:r w:rsidRPr="00414333">
        <w:t xml:space="preserve">Created smtp_test.js </w:t>
      </w:r>
      <w:proofErr w:type="gramStart"/>
      <w:r w:rsidRPr="00414333">
        <w:t>/ .</w:t>
      </w:r>
      <w:proofErr w:type="spellStart"/>
      <w:r w:rsidRPr="00414333">
        <w:t>mjs</w:t>
      </w:r>
      <w:proofErr w:type="spellEnd"/>
      <w:proofErr w:type="gramEnd"/>
      <w:r w:rsidRPr="00414333">
        <w:t xml:space="preserve">, used </w:t>
      </w:r>
      <w:proofErr w:type="spellStart"/>
      <w:r w:rsidRPr="00414333">
        <w:t>nodemailer</w:t>
      </w:r>
      <w:proofErr w:type="spellEnd"/>
      <w:r w:rsidRPr="00414333">
        <w:t xml:space="preserve"> to send test messages to </w:t>
      </w:r>
      <w:proofErr w:type="spellStart"/>
      <w:r w:rsidRPr="00414333">
        <w:t>Mailtrap</w:t>
      </w:r>
      <w:proofErr w:type="spellEnd"/>
      <w:r w:rsidRPr="00414333">
        <w:t>.</w:t>
      </w:r>
    </w:p>
    <w:p w14:paraId="0032CB01" w14:textId="77777777" w:rsidR="00414333" w:rsidRPr="00414333" w:rsidRDefault="00414333" w:rsidP="00414333">
      <w:pPr>
        <w:numPr>
          <w:ilvl w:val="1"/>
          <w:numId w:val="45"/>
        </w:numPr>
      </w:pPr>
      <w:r w:rsidRPr="00414333">
        <w:t xml:space="preserve">Fixed require in ESM vs CJS (changed </w:t>
      </w:r>
      <w:proofErr w:type="gramStart"/>
      <w:r w:rsidRPr="00414333">
        <w:t>to .</w:t>
      </w:r>
      <w:proofErr w:type="spellStart"/>
      <w:r w:rsidRPr="00414333">
        <w:t>cjs</w:t>
      </w:r>
      <w:proofErr w:type="spellEnd"/>
      <w:proofErr w:type="gramEnd"/>
      <w:r w:rsidRPr="00414333">
        <w:t xml:space="preserve"> or import depending on type in </w:t>
      </w:r>
      <w:proofErr w:type="spellStart"/>
      <w:proofErr w:type="gramStart"/>
      <w:r w:rsidRPr="00414333">
        <w:t>package.json</w:t>
      </w:r>
      <w:proofErr w:type="spellEnd"/>
      <w:proofErr w:type="gramEnd"/>
      <w:r w:rsidRPr="00414333">
        <w:t>).</w:t>
      </w:r>
    </w:p>
    <w:p w14:paraId="37A29731" w14:textId="77777777" w:rsidR="00414333" w:rsidRPr="00414333" w:rsidRDefault="00414333" w:rsidP="00414333">
      <w:pPr>
        <w:numPr>
          <w:ilvl w:val="1"/>
          <w:numId w:val="45"/>
        </w:numPr>
      </w:pPr>
      <w:r w:rsidRPr="00414333">
        <w:t xml:space="preserve">Resolved Invalid login: 535 by fixing </w:t>
      </w:r>
      <w:proofErr w:type="spellStart"/>
      <w:r w:rsidRPr="00414333">
        <w:t>Mailtrap</w:t>
      </w:r>
      <w:proofErr w:type="spellEnd"/>
      <w:r w:rsidRPr="00414333">
        <w:t xml:space="preserve"> credentials (user/pass).</w:t>
      </w:r>
    </w:p>
    <w:p w14:paraId="738F049F" w14:textId="77777777" w:rsidR="00414333" w:rsidRPr="00414333" w:rsidRDefault="00414333" w:rsidP="00414333">
      <w:pPr>
        <w:numPr>
          <w:ilvl w:val="1"/>
          <w:numId w:val="45"/>
        </w:numPr>
      </w:pPr>
      <w:r w:rsidRPr="00414333">
        <w:t xml:space="preserve">Confirmed messages landed in </w:t>
      </w:r>
      <w:proofErr w:type="spellStart"/>
      <w:r w:rsidRPr="00414333">
        <w:t>Mailtrap</w:t>
      </w:r>
      <w:proofErr w:type="spellEnd"/>
      <w:r w:rsidRPr="00414333">
        <w:t xml:space="preserve"> inbox — thus SMTP endpoint was reachable and working.</w:t>
      </w:r>
    </w:p>
    <w:p w14:paraId="50B13D79" w14:textId="77777777" w:rsidR="00414333" w:rsidRPr="00414333" w:rsidRDefault="00414333" w:rsidP="00414333">
      <w:pPr>
        <w:numPr>
          <w:ilvl w:val="0"/>
          <w:numId w:val="45"/>
        </w:numPr>
      </w:pPr>
      <w:r w:rsidRPr="00414333">
        <w:t xml:space="preserve">Remaining gotcha: Supabase uses its internal mailer service that requires correct Site URL and FROM address and SMTP credentials in project settings. Test ok in </w:t>
      </w:r>
      <w:proofErr w:type="spellStart"/>
      <w:r w:rsidRPr="00414333">
        <w:t>nodemailer</w:t>
      </w:r>
      <w:proofErr w:type="spellEnd"/>
      <w:r w:rsidRPr="00414333">
        <w:t xml:space="preserve"> did not </w:t>
      </w:r>
      <w:del w:id="0" w:author="Unknown">
        <w:r w:rsidRPr="00414333">
          <w:delText>guarantee</w:delText>
        </w:r>
      </w:del>
      <w:r w:rsidRPr="00414333">
        <w:t xml:space="preserve"> Supabase would use same config immediately; verify </w:t>
      </w:r>
      <w:proofErr w:type="spellStart"/>
      <w:r w:rsidRPr="00414333">
        <w:t>supabase</w:t>
      </w:r>
      <w:proofErr w:type="spellEnd"/>
      <w:r w:rsidRPr="00414333">
        <w:t xml:space="preserve"> </w:t>
      </w:r>
      <w:r w:rsidRPr="00414333">
        <w:rPr>
          <w:b/>
          <w:bCs/>
        </w:rPr>
        <w:t>Auth</w:t>
      </w:r>
      <w:r w:rsidRPr="00414333">
        <w:t xml:space="preserve"> logs.</w:t>
      </w:r>
    </w:p>
    <w:p w14:paraId="3A903295" w14:textId="77777777" w:rsidR="00414333" w:rsidRPr="00414333" w:rsidRDefault="00414333" w:rsidP="00414333">
      <w:pPr>
        <w:rPr>
          <w:b/>
          <w:bCs/>
        </w:rPr>
      </w:pPr>
      <w:r w:rsidRPr="00414333">
        <w:rPr>
          <w:b/>
          <w:bCs/>
        </w:rPr>
        <w:t>12.4. Supabase Auth mail flow problems</w:t>
      </w:r>
    </w:p>
    <w:p w14:paraId="48F15FFC" w14:textId="77777777" w:rsidR="00414333" w:rsidRPr="00414333" w:rsidRDefault="00414333" w:rsidP="00414333">
      <w:pPr>
        <w:numPr>
          <w:ilvl w:val="0"/>
          <w:numId w:val="46"/>
        </w:numPr>
      </w:pPr>
      <w:r w:rsidRPr="00414333">
        <w:t xml:space="preserve">Errors from auth when sending magic link (from Supabase console or API): 500 Error sending magic link email, </w:t>
      </w:r>
      <w:proofErr w:type="spellStart"/>
      <w:r w:rsidRPr="00414333">
        <w:t>unexpected_failure</w:t>
      </w:r>
      <w:proofErr w:type="spellEnd"/>
      <w:r w:rsidRPr="00414333">
        <w:t>.</w:t>
      </w:r>
    </w:p>
    <w:p w14:paraId="6EFC28ED" w14:textId="77777777" w:rsidR="00414333" w:rsidRPr="00414333" w:rsidRDefault="00414333" w:rsidP="00414333">
      <w:pPr>
        <w:numPr>
          <w:ilvl w:val="0"/>
          <w:numId w:val="46"/>
        </w:numPr>
      </w:pPr>
      <w:r w:rsidRPr="00414333">
        <w:t xml:space="preserve">Audit logs recorded </w:t>
      </w:r>
      <w:proofErr w:type="spellStart"/>
      <w:r w:rsidRPr="00414333">
        <w:t>user_recovery_requested</w:t>
      </w:r>
      <w:proofErr w:type="spellEnd"/>
      <w:r w:rsidRPr="00414333">
        <w:t>, path: /</w:t>
      </w:r>
      <w:proofErr w:type="spellStart"/>
      <w:r w:rsidRPr="00414333">
        <w:t>magiclink</w:t>
      </w:r>
      <w:proofErr w:type="spellEnd"/>
      <w:r w:rsidRPr="00414333">
        <w:t>, status: 500 — indicates Supabase tried to call internal mailer but failed.</w:t>
      </w:r>
    </w:p>
    <w:p w14:paraId="5ABAF8E4" w14:textId="77777777" w:rsidR="00414333" w:rsidRPr="00414333" w:rsidRDefault="00414333" w:rsidP="00414333">
      <w:pPr>
        <w:numPr>
          <w:ilvl w:val="0"/>
          <w:numId w:val="46"/>
        </w:numPr>
      </w:pPr>
      <w:r w:rsidRPr="00414333">
        <w:t>Checks &amp; fixes:</w:t>
      </w:r>
    </w:p>
    <w:p w14:paraId="51EB3924" w14:textId="77777777" w:rsidR="00414333" w:rsidRPr="00414333" w:rsidRDefault="00414333" w:rsidP="00414333">
      <w:pPr>
        <w:numPr>
          <w:ilvl w:val="1"/>
          <w:numId w:val="46"/>
        </w:numPr>
      </w:pPr>
      <w:r w:rsidRPr="00414333">
        <w:t>Confirmed SMTP host/port, SMTP username/password, FROM address format (must match domain policy) in Supabase Settings → Authentication → SMTP.</w:t>
      </w:r>
    </w:p>
    <w:p w14:paraId="47FBECA6" w14:textId="77777777" w:rsidR="00414333" w:rsidRPr="00414333" w:rsidRDefault="00414333" w:rsidP="00414333">
      <w:pPr>
        <w:numPr>
          <w:ilvl w:val="1"/>
          <w:numId w:val="46"/>
        </w:numPr>
      </w:pPr>
      <w:r w:rsidRPr="00414333">
        <w:t>Verified Site URL and templates in Supabase Auth settings.</w:t>
      </w:r>
    </w:p>
    <w:p w14:paraId="26B27C97" w14:textId="77777777" w:rsidR="00414333" w:rsidRPr="00414333" w:rsidRDefault="00414333" w:rsidP="00414333">
      <w:pPr>
        <w:numPr>
          <w:ilvl w:val="1"/>
          <w:numId w:val="46"/>
        </w:numPr>
      </w:pPr>
      <w:r w:rsidRPr="00414333">
        <w:t xml:space="preserve">Observed toggles: "Allow manual linking APIs" — must be enabled for admin resends; confirm toggles for </w:t>
      </w:r>
      <w:proofErr w:type="spellStart"/>
      <w:r w:rsidRPr="00414333">
        <w:t>magiclink</w:t>
      </w:r>
      <w:proofErr w:type="spellEnd"/>
      <w:r w:rsidRPr="00414333">
        <w:t>/manual API usage.</w:t>
      </w:r>
    </w:p>
    <w:p w14:paraId="28626FFE" w14:textId="77777777" w:rsidR="00414333" w:rsidRPr="00414333" w:rsidRDefault="00414333" w:rsidP="00414333">
      <w:pPr>
        <w:numPr>
          <w:ilvl w:val="0"/>
          <w:numId w:val="46"/>
        </w:numPr>
      </w:pPr>
      <w:r w:rsidRPr="00414333">
        <w:t>Workarounds:</w:t>
      </w:r>
    </w:p>
    <w:p w14:paraId="636F3385" w14:textId="77777777" w:rsidR="00414333" w:rsidRPr="00414333" w:rsidRDefault="00414333" w:rsidP="00414333">
      <w:pPr>
        <w:numPr>
          <w:ilvl w:val="1"/>
          <w:numId w:val="46"/>
        </w:numPr>
      </w:pPr>
      <w:r w:rsidRPr="00414333">
        <w:t xml:space="preserve">Used </w:t>
      </w:r>
      <w:proofErr w:type="spellStart"/>
      <w:r w:rsidRPr="00414333">
        <w:t>nodemailer</w:t>
      </w:r>
      <w:proofErr w:type="spellEnd"/>
      <w:r w:rsidRPr="00414333">
        <w:t xml:space="preserve"> direct to </w:t>
      </w:r>
      <w:proofErr w:type="spellStart"/>
      <w:r w:rsidRPr="00414333">
        <w:t>Mailtrap</w:t>
      </w:r>
      <w:proofErr w:type="spellEnd"/>
      <w:r w:rsidRPr="00414333">
        <w:t xml:space="preserve"> for test emails (outside Supabase).</w:t>
      </w:r>
    </w:p>
    <w:p w14:paraId="3C1863C3" w14:textId="77777777" w:rsidR="00414333" w:rsidRPr="00414333" w:rsidRDefault="00414333" w:rsidP="00414333">
      <w:pPr>
        <w:numPr>
          <w:ilvl w:val="1"/>
          <w:numId w:val="46"/>
        </w:numPr>
      </w:pPr>
      <w:r w:rsidRPr="00414333">
        <w:lastRenderedPageBreak/>
        <w:t xml:space="preserve">For production, ensure SMTP provider accepts from address and domain; if using </w:t>
      </w:r>
      <w:proofErr w:type="spellStart"/>
      <w:r w:rsidRPr="00414333">
        <w:t>Mailtrap</w:t>
      </w:r>
      <w:proofErr w:type="spellEnd"/>
      <w:r w:rsidRPr="00414333">
        <w:t>, it captures mail but not forward to real inbox — so test with real SMTP for end-to-end.</w:t>
      </w:r>
    </w:p>
    <w:p w14:paraId="0EB7FFA4" w14:textId="77777777" w:rsidR="00414333" w:rsidRPr="00414333" w:rsidRDefault="00414333" w:rsidP="00414333">
      <w:pPr>
        <w:rPr>
          <w:b/>
          <w:bCs/>
        </w:rPr>
      </w:pPr>
      <w:r w:rsidRPr="00414333">
        <w:rPr>
          <w:b/>
          <w:bCs/>
        </w:rPr>
        <w:t>12.5. Key deliverables from this chapter</w:t>
      </w:r>
    </w:p>
    <w:p w14:paraId="43D6FB36" w14:textId="77777777" w:rsidR="00414333" w:rsidRPr="00414333" w:rsidRDefault="00414333" w:rsidP="00414333">
      <w:pPr>
        <w:numPr>
          <w:ilvl w:val="0"/>
          <w:numId w:val="47"/>
        </w:numPr>
      </w:pPr>
      <w:r w:rsidRPr="00414333">
        <w:t>How to fully remove a stubborn auth user:</w:t>
      </w:r>
    </w:p>
    <w:p w14:paraId="29702F25" w14:textId="77777777" w:rsidR="00414333" w:rsidRPr="00414333" w:rsidRDefault="00414333" w:rsidP="00414333">
      <w:pPr>
        <w:numPr>
          <w:ilvl w:val="1"/>
          <w:numId w:val="47"/>
        </w:numPr>
      </w:pPr>
      <w:r w:rsidRPr="00414333">
        <w:t>GET /auth/v1/admin/</w:t>
      </w:r>
      <w:proofErr w:type="spellStart"/>
      <w:r w:rsidRPr="00414333">
        <w:t>users?email</w:t>
      </w:r>
      <w:proofErr w:type="spellEnd"/>
      <w:r w:rsidRPr="00414333">
        <w:t>= to get the precise id.</w:t>
      </w:r>
    </w:p>
    <w:p w14:paraId="4FCD60D4" w14:textId="77777777" w:rsidR="00414333" w:rsidRPr="00414333" w:rsidRDefault="00414333" w:rsidP="00414333">
      <w:pPr>
        <w:numPr>
          <w:ilvl w:val="1"/>
          <w:numId w:val="47"/>
        </w:numPr>
      </w:pPr>
      <w:r w:rsidRPr="00414333">
        <w:t>DELETE /auth/v1/admin/users/{id} using Service Role Key.</w:t>
      </w:r>
    </w:p>
    <w:p w14:paraId="15087C4F" w14:textId="77777777" w:rsidR="00414333" w:rsidRPr="00414333" w:rsidRDefault="00414333" w:rsidP="00414333">
      <w:pPr>
        <w:numPr>
          <w:ilvl w:val="1"/>
          <w:numId w:val="47"/>
        </w:numPr>
      </w:pPr>
      <w:r w:rsidRPr="00414333">
        <w:t xml:space="preserve">Confirm </w:t>
      </w:r>
      <w:proofErr w:type="spellStart"/>
      <w:proofErr w:type="gramStart"/>
      <w:r w:rsidRPr="00414333">
        <w:t>auth.identities</w:t>
      </w:r>
      <w:proofErr w:type="spellEnd"/>
      <w:proofErr w:type="gramEnd"/>
      <w:r w:rsidRPr="00414333">
        <w:t xml:space="preserve"> / </w:t>
      </w:r>
      <w:proofErr w:type="spellStart"/>
      <w:proofErr w:type="gramStart"/>
      <w:r w:rsidRPr="00414333">
        <w:t>auth.sessions</w:t>
      </w:r>
      <w:proofErr w:type="spellEnd"/>
      <w:proofErr w:type="gramEnd"/>
      <w:r w:rsidRPr="00414333">
        <w:t xml:space="preserve"> rows cascaded.</w:t>
      </w:r>
    </w:p>
    <w:p w14:paraId="0195ADA2" w14:textId="77777777" w:rsidR="00414333" w:rsidRPr="00414333" w:rsidRDefault="00414333" w:rsidP="00414333">
      <w:pPr>
        <w:numPr>
          <w:ilvl w:val="1"/>
          <w:numId w:val="47"/>
        </w:numPr>
      </w:pPr>
      <w:r w:rsidRPr="00414333">
        <w:t>Delete profiles public table rows.</w:t>
      </w:r>
    </w:p>
    <w:p w14:paraId="6632C58A" w14:textId="77777777" w:rsidR="00414333" w:rsidRPr="00414333" w:rsidRDefault="00414333" w:rsidP="00414333">
      <w:pPr>
        <w:numPr>
          <w:ilvl w:val="0"/>
          <w:numId w:val="47"/>
        </w:numPr>
      </w:pPr>
      <w:r w:rsidRPr="00414333">
        <w:t>Mail verification checklist to make Supabase send mails successfully:</w:t>
      </w:r>
    </w:p>
    <w:p w14:paraId="44D126FC" w14:textId="77777777" w:rsidR="00414333" w:rsidRPr="00414333" w:rsidRDefault="00414333" w:rsidP="00414333">
      <w:pPr>
        <w:numPr>
          <w:ilvl w:val="1"/>
          <w:numId w:val="48"/>
        </w:numPr>
      </w:pPr>
      <w:r w:rsidRPr="00414333">
        <w:t>Valid SMTP credentials in Supabase console.</w:t>
      </w:r>
    </w:p>
    <w:p w14:paraId="26D16D69" w14:textId="77777777" w:rsidR="00414333" w:rsidRPr="00414333" w:rsidRDefault="00414333" w:rsidP="00414333">
      <w:pPr>
        <w:numPr>
          <w:ilvl w:val="1"/>
          <w:numId w:val="48"/>
        </w:numPr>
      </w:pPr>
      <w:r w:rsidRPr="00414333">
        <w:t>Valid site URL and FROM address.</w:t>
      </w:r>
    </w:p>
    <w:p w14:paraId="4B5F2325" w14:textId="77777777" w:rsidR="00414333" w:rsidRPr="00414333" w:rsidRDefault="00414333" w:rsidP="00414333">
      <w:pPr>
        <w:numPr>
          <w:ilvl w:val="1"/>
          <w:numId w:val="48"/>
        </w:numPr>
      </w:pPr>
      <w:r w:rsidRPr="00414333">
        <w:t>Toggle allowing manual admin endpoints (if needed).</w:t>
      </w:r>
    </w:p>
    <w:p w14:paraId="1BD41FA8" w14:textId="77777777" w:rsidR="00414333" w:rsidRPr="00414333" w:rsidRDefault="00414333" w:rsidP="00414333">
      <w:pPr>
        <w:numPr>
          <w:ilvl w:val="1"/>
          <w:numId w:val="48"/>
        </w:numPr>
      </w:pPr>
      <w:r w:rsidRPr="00414333">
        <w:t>Confirm RLS/policies do not block inserts to auth-backed tables.</w:t>
      </w:r>
    </w:p>
    <w:p w14:paraId="33CF2202" w14:textId="77777777" w:rsidR="00414333" w:rsidRPr="00414333" w:rsidRDefault="00000000" w:rsidP="00414333">
      <w:r>
        <w:pict w14:anchorId="3D3841C4">
          <v:rect id="_x0000_i1051" style="width:0;height:1.5pt" o:hralign="center" o:hrstd="t" o:hr="t" fillcolor="#a0a0a0" stroked="f"/>
        </w:pict>
      </w:r>
    </w:p>
    <w:p w14:paraId="2C58867D" w14:textId="77777777" w:rsidR="00414333" w:rsidRPr="00414333" w:rsidRDefault="00414333" w:rsidP="00414333">
      <w:pPr>
        <w:rPr>
          <w:b/>
          <w:bCs/>
        </w:rPr>
      </w:pPr>
      <w:r w:rsidRPr="00414333">
        <w:rPr>
          <w:b/>
          <w:bCs/>
        </w:rPr>
        <w:t>Chapter 13 — DB Schema, Triggers, RLS and Constraint Traps</w:t>
      </w:r>
    </w:p>
    <w:p w14:paraId="5B2C2221" w14:textId="77777777" w:rsidR="00414333" w:rsidRPr="00414333" w:rsidRDefault="00414333" w:rsidP="00414333">
      <w:r w:rsidRPr="00414333">
        <w:rPr>
          <w:b/>
          <w:bCs/>
        </w:rPr>
        <w:t>Purpose:</w:t>
      </w:r>
      <w:r w:rsidRPr="00414333">
        <w:t xml:space="preserve"> Understand triggers we discovered, solve foreign-key / type mismatches, handle schema-cache issues.</w:t>
      </w:r>
    </w:p>
    <w:p w14:paraId="47263915" w14:textId="77777777" w:rsidR="00414333" w:rsidRPr="00414333" w:rsidRDefault="00414333" w:rsidP="00414333">
      <w:pPr>
        <w:rPr>
          <w:b/>
          <w:bCs/>
        </w:rPr>
      </w:pPr>
      <w:r w:rsidRPr="00414333">
        <w:rPr>
          <w:b/>
          <w:bCs/>
        </w:rPr>
        <w:t>13.1. Observed triggers in auth schema</w:t>
      </w:r>
    </w:p>
    <w:p w14:paraId="2068C674" w14:textId="77777777" w:rsidR="00414333" w:rsidRPr="00414333" w:rsidRDefault="00414333" w:rsidP="00414333">
      <w:pPr>
        <w:numPr>
          <w:ilvl w:val="0"/>
          <w:numId w:val="49"/>
        </w:numPr>
      </w:pPr>
      <w:r w:rsidRPr="00414333">
        <w:t>Identified constraint triggers like:</w:t>
      </w:r>
    </w:p>
    <w:p w14:paraId="6E92123A" w14:textId="77777777" w:rsidR="00414333" w:rsidRPr="00414333" w:rsidRDefault="00414333" w:rsidP="00414333">
      <w:pPr>
        <w:numPr>
          <w:ilvl w:val="1"/>
          <w:numId w:val="49"/>
        </w:numPr>
      </w:pPr>
      <w:proofErr w:type="spellStart"/>
      <w:r w:rsidRPr="00414333">
        <w:t>RI_ConstraintTrigger</w:t>
      </w:r>
      <w:proofErr w:type="spellEnd"/>
      <w:r w:rsidRPr="00414333">
        <w:t>_* for identities/sessions/</w:t>
      </w:r>
      <w:proofErr w:type="spellStart"/>
      <w:r w:rsidRPr="00414333">
        <w:t>mfa</w:t>
      </w:r>
      <w:proofErr w:type="spellEnd"/>
      <w:r w:rsidRPr="00414333">
        <w:t>/</w:t>
      </w:r>
      <w:proofErr w:type="spellStart"/>
      <w:r w:rsidRPr="00414333">
        <w:t>one_time_tokens</w:t>
      </w:r>
      <w:proofErr w:type="spellEnd"/>
      <w:r w:rsidRPr="00414333">
        <w:t xml:space="preserve"> cascade/delete/update.</w:t>
      </w:r>
    </w:p>
    <w:p w14:paraId="74D21CD9" w14:textId="77777777" w:rsidR="00414333" w:rsidRPr="00414333" w:rsidRDefault="00414333" w:rsidP="00414333">
      <w:pPr>
        <w:numPr>
          <w:ilvl w:val="1"/>
          <w:numId w:val="49"/>
        </w:numPr>
      </w:pPr>
      <w:proofErr w:type="spellStart"/>
      <w:r w:rsidRPr="00414333">
        <w:t>auth_user_after_update</w:t>
      </w:r>
      <w:proofErr w:type="spellEnd"/>
      <w:r w:rsidRPr="00414333">
        <w:t xml:space="preserve"> trigger runs </w:t>
      </w:r>
      <w:proofErr w:type="spellStart"/>
      <w:r w:rsidRPr="00414333">
        <w:t>handle_auth_user_</w:t>
      </w:r>
      <w:proofErr w:type="gramStart"/>
      <w:r w:rsidRPr="00414333">
        <w:t>update</w:t>
      </w:r>
      <w:proofErr w:type="spellEnd"/>
      <w:r w:rsidRPr="00414333">
        <w:t>(</w:t>
      </w:r>
      <w:proofErr w:type="gramEnd"/>
      <w:r w:rsidRPr="00414333">
        <w:t>).</w:t>
      </w:r>
    </w:p>
    <w:p w14:paraId="3BA9B2AF" w14:textId="77777777" w:rsidR="00414333" w:rsidRPr="00414333" w:rsidRDefault="00414333" w:rsidP="00414333">
      <w:pPr>
        <w:numPr>
          <w:ilvl w:val="1"/>
          <w:numId w:val="49"/>
        </w:numPr>
      </w:pPr>
      <w:proofErr w:type="spellStart"/>
      <w:r w:rsidRPr="00414333">
        <w:t>trg_create_or_update_profile_on_confirm</w:t>
      </w:r>
      <w:proofErr w:type="spellEnd"/>
      <w:r w:rsidRPr="00414333">
        <w:t xml:space="preserve"> — runs after </w:t>
      </w:r>
      <w:proofErr w:type="spellStart"/>
      <w:r w:rsidRPr="00414333">
        <w:t>email_confirmed_at</w:t>
      </w:r>
      <w:proofErr w:type="spellEnd"/>
      <w:r w:rsidRPr="00414333">
        <w:t xml:space="preserve"> changes.</w:t>
      </w:r>
    </w:p>
    <w:p w14:paraId="7838B52B" w14:textId="77777777" w:rsidR="00414333" w:rsidRPr="00414333" w:rsidRDefault="00414333" w:rsidP="00414333">
      <w:pPr>
        <w:numPr>
          <w:ilvl w:val="1"/>
          <w:numId w:val="49"/>
        </w:numPr>
      </w:pPr>
      <w:proofErr w:type="spellStart"/>
      <w:r w:rsidRPr="00414333">
        <w:t>trg_sync_confirm_on_auth_users</w:t>
      </w:r>
      <w:proofErr w:type="spellEnd"/>
      <w:r w:rsidRPr="00414333">
        <w:t xml:space="preserve"> — sync email confirmed to profiles.</w:t>
      </w:r>
    </w:p>
    <w:p w14:paraId="328B2B68" w14:textId="77777777" w:rsidR="00414333" w:rsidRPr="00414333" w:rsidRDefault="00414333" w:rsidP="00414333">
      <w:pPr>
        <w:numPr>
          <w:ilvl w:val="0"/>
          <w:numId w:val="49"/>
        </w:numPr>
      </w:pPr>
      <w:r w:rsidRPr="00414333">
        <w:lastRenderedPageBreak/>
        <w:t xml:space="preserve">Implication: </w:t>
      </w:r>
      <w:proofErr w:type="spellStart"/>
      <w:proofErr w:type="gramStart"/>
      <w:r w:rsidRPr="00414333">
        <w:t>auth.users</w:t>
      </w:r>
      <w:proofErr w:type="spellEnd"/>
      <w:proofErr w:type="gramEnd"/>
      <w:r w:rsidRPr="00414333">
        <w:t xml:space="preserve"> updates can fire triggers that write into </w:t>
      </w:r>
      <w:proofErr w:type="spellStart"/>
      <w:proofErr w:type="gramStart"/>
      <w:r w:rsidRPr="00414333">
        <w:t>public.profiles</w:t>
      </w:r>
      <w:proofErr w:type="spellEnd"/>
      <w:proofErr w:type="gramEnd"/>
      <w:r w:rsidRPr="00414333">
        <w:t>. Must account for them when doing admin inserts or deletes.</w:t>
      </w:r>
    </w:p>
    <w:p w14:paraId="200D0721" w14:textId="77777777" w:rsidR="00414333" w:rsidRPr="00414333" w:rsidRDefault="00414333" w:rsidP="00414333">
      <w:pPr>
        <w:rPr>
          <w:b/>
          <w:bCs/>
        </w:rPr>
      </w:pPr>
      <w:r w:rsidRPr="00414333">
        <w:rPr>
          <w:b/>
          <w:bCs/>
        </w:rPr>
        <w:t>13.2. Schema cache and missing columns problem</w:t>
      </w:r>
    </w:p>
    <w:p w14:paraId="2ED7485E" w14:textId="77777777" w:rsidR="00414333" w:rsidRPr="00414333" w:rsidRDefault="00414333" w:rsidP="00414333">
      <w:pPr>
        <w:numPr>
          <w:ilvl w:val="0"/>
          <w:numId w:val="50"/>
        </w:numPr>
      </w:pPr>
      <w:r w:rsidRPr="00414333">
        <w:t>Error encountered: Could not find the 'questionnaire' column of '</w:t>
      </w:r>
      <w:proofErr w:type="spellStart"/>
      <w:r w:rsidRPr="00414333">
        <w:t>reports_unconfirmed</w:t>
      </w:r>
      <w:proofErr w:type="spellEnd"/>
      <w:r w:rsidRPr="00414333">
        <w:t>' in the schema cache.</w:t>
      </w:r>
    </w:p>
    <w:p w14:paraId="14000DA6" w14:textId="77777777" w:rsidR="00414333" w:rsidRPr="00414333" w:rsidRDefault="00414333" w:rsidP="00414333">
      <w:pPr>
        <w:numPr>
          <w:ilvl w:val="0"/>
          <w:numId w:val="50"/>
        </w:numPr>
      </w:pPr>
      <w:r w:rsidRPr="00414333">
        <w:t xml:space="preserve">Root cause: Frontend attempted to insert a questionnaire JSON column into </w:t>
      </w:r>
      <w:proofErr w:type="spellStart"/>
      <w:r w:rsidRPr="00414333">
        <w:t>reports_unconfirmed</w:t>
      </w:r>
      <w:proofErr w:type="spellEnd"/>
      <w:r w:rsidRPr="00414333">
        <w:t xml:space="preserve"> while the actual table schema </w:t>
      </w:r>
      <w:proofErr w:type="gramStart"/>
      <w:r w:rsidRPr="00414333">
        <w:t>doesn't</w:t>
      </w:r>
      <w:proofErr w:type="gramEnd"/>
      <w:r w:rsidRPr="00414333">
        <w:t xml:space="preserve"> have that column (or the </w:t>
      </w:r>
      <w:proofErr w:type="spellStart"/>
      <w:r w:rsidRPr="00414333">
        <w:t>PostgREST</w:t>
      </w:r>
      <w:proofErr w:type="spellEnd"/>
      <w:r w:rsidRPr="00414333">
        <w:t xml:space="preserve"> schema cache not refreshed). Two ways </w:t>
      </w:r>
      <w:proofErr w:type="gramStart"/>
      <w:r w:rsidRPr="00414333">
        <w:t>this breaks</w:t>
      </w:r>
      <w:proofErr w:type="gramEnd"/>
      <w:r w:rsidRPr="00414333">
        <w:t>:</w:t>
      </w:r>
    </w:p>
    <w:p w14:paraId="6118686D" w14:textId="77777777" w:rsidR="00414333" w:rsidRPr="00414333" w:rsidRDefault="00414333" w:rsidP="00414333">
      <w:pPr>
        <w:numPr>
          <w:ilvl w:val="1"/>
          <w:numId w:val="50"/>
        </w:numPr>
      </w:pPr>
      <w:proofErr w:type="spellStart"/>
      <w:r w:rsidRPr="00414333">
        <w:t>PostgREST</w:t>
      </w:r>
      <w:proofErr w:type="spellEnd"/>
      <w:r w:rsidRPr="00414333">
        <w:t xml:space="preserve"> (</w:t>
      </w:r>
      <w:proofErr w:type="spellStart"/>
      <w:r w:rsidRPr="00414333">
        <w:t>supabase</w:t>
      </w:r>
      <w:proofErr w:type="spellEnd"/>
      <w:r w:rsidRPr="00414333">
        <w:t xml:space="preserve"> REST) rejects insert because column unknown.</w:t>
      </w:r>
    </w:p>
    <w:p w14:paraId="006B169C" w14:textId="77777777" w:rsidR="00414333" w:rsidRPr="00414333" w:rsidRDefault="00414333" w:rsidP="00414333">
      <w:pPr>
        <w:numPr>
          <w:ilvl w:val="1"/>
          <w:numId w:val="50"/>
        </w:numPr>
      </w:pPr>
      <w:r w:rsidRPr="00414333">
        <w:t>If you add the column, must make sure types match (</w:t>
      </w:r>
      <w:proofErr w:type="spellStart"/>
      <w:r w:rsidRPr="00414333">
        <w:t>jsonb</w:t>
      </w:r>
      <w:proofErr w:type="spellEnd"/>
      <w:r w:rsidRPr="00414333">
        <w:t>) and grant insert permissions / refresh schema cache.</w:t>
      </w:r>
    </w:p>
    <w:p w14:paraId="274F1F90" w14:textId="77777777" w:rsidR="00414333" w:rsidRPr="00414333" w:rsidRDefault="00414333" w:rsidP="00414333">
      <w:pPr>
        <w:numPr>
          <w:ilvl w:val="0"/>
          <w:numId w:val="50"/>
        </w:numPr>
      </w:pPr>
      <w:r w:rsidRPr="00414333">
        <w:t>Fix approach:</w:t>
      </w:r>
    </w:p>
    <w:p w14:paraId="217A9655" w14:textId="77777777" w:rsidR="00414333" w:rsidRPr="00414333" w:rsidRDefault="00414333" w:rsidP="00414333">
      <w:pPr>
        <w:numPr>
          <w:ilvl w:val="1"/>
          <w:numId w:val="51"/>
        </w:numPr>
      </w:pPr>
      <w:r w:rsidRPr="00414333">
        <w:t xml:space="preserve">Decide </w:t>
      </w:r>
      <w:r w:rsidRPr="00414333">
        <w:rPr>
          <w:i/>
          <w:iCs/>
        </w:rPr>
        <w:t>explicitly</w:t>
      </w:r>
      <w:r w:rsidRPr="00414333">
        <w:t xml:space="preserve"> whether reports and </w:t>
      </w:r>
      <w:proofErr w:type="spellStart"/>
      <w:r w:rsidRPr="00414333">
        <w:t>reports_unconfirmed</w:t>
      </w:r>
      <w:proofErr w:type="spellEnd"/>
      <w:r w:rsidRPr="00414333">
        <w:t xml:space="preserve"> have a questionnaire JSON column. (You earlier said you </w:t>
      </w:r>
      <w:proofErr w:type="gramStart"/>
      <w:r w:rsidRPr="00414333">
        <w:rPr>
          <w:i/>
          <w:iCs/>
        </w:rPr>
        <w:t>don't</w:t>
      </w:r>
      <w:proofErr w:type="gramEnd"/>
      <w:r w:rsidRPr="00414333">
        <w:rPr>
          <w:i/>
          <w:iCs/>
        </w:rPr>
        <w:t xml:space="preserve"> want</w:t>
      </w:r>
      <w:r w:rsidRPr="00414333">
        <w:t xml:space="preserve"> this column; you created separate </w:t>
      </w:r>
      <w:proofErr w:type="spellStart"/>
      <w:r w:rsidRPr="00414333">
        <w:t>questionnaire_responses</w:t>
      </w:r>
      <w:proofErr w:type="spellEnd"/>
      <w:r w:rsidRPr="00414333">
        <w:t>_* tables instead — so remove questionnaire from all payloads.)</w:t>
      </w:r>
    </w:p>
    <w:p w14:paraId="76E5F0A3" w14:textId="77777777" w:rsidR="00414333" w:rsidRPr="00414333" w:rsidRDefault="00414333" w:rsidP="00414333">
      <w:pPr>
        <w:numPr>
          <w:ilvl w:val="1"/>
          <w:numId w:val="51"/>
        </w:numPr>
      </w:pPr>
      <w:r w:rsidRPr="00414333">
        <w:t xml:space="preserve">If you </w:t>
      </w:r>
      <w:r w:rsidRPr="00414333">
        <w:rPr>
          <w:i/>
          <w:iCs/>
        </w:rPr>
        <w:t>do</w:t>
      </w:r>
      <w:r w:rsidRPr="00414333">
        <w:t xml:space="preserve"> need quick inline copy, add questionnaire </w:t>
      </w:r>
      <w:proofErr w:type="spellStart"/>
      <w:r w:rsidRPr="00414333">
        <w:t>jsonb</w:t>
      </w:r>
      <w:proofErr w:type="spellEnd"/>
      <w:r w:rsidRPr="00414333">
        <w:t xml:space="preserve"> to both </w:t>
      </w:r>
      <w:proofErr w:type="gramStart"/>
      <w:r w:rsidRPr="00414333">
        <w:t>reports</w:t>
      </w:r>
      <w:proofErr w:type="gramEnd"/>
      <w:r w:rsidRPr="00414333">
        <w:t xml:space="preserve"> tables (but you said you </w:t>
      </w:r>
      <w:proofErr w:type="gramStart"/>
      <w:r w:rsidRPr="00414333">
        <w:t>don't</w:t>
      </w:r>
      <w:proofErr w:type="gramEnd"/>
      <w:r w:rsidRPr="00414333">
        <w:t xml:space="preserve"> want that).</w:t>
      </w:r>
    </w:p>
    <w:p w14:paraId="6E4D96C9" w14:textId="77777777" w:rsidR="00414333" w:rsidRPr="00414333" w:rsidRDefault="00414333" w:rsidP="00414333">
      <w:pPr>
        <w:numPr>
          <w:ilvl w:val="1"/>
          <w:numId w:val="51"/>
        </w:numPr>
      </w:pPr>
      <w:r w:rsidRPr="00414333">
        <w:t xml:space="preserve">After changing table schema, either wait or trigger a schema refresh if using Supabase UI; restarting any dev server querying </w:t>
      </w:r>
      <w:proofErr w:type="spellStart"/>
      <w:r w:rsidRPr="00414333">
        <w:t>PostgREST</w:t>
      </w:r>
      <w:proofErr w:type="spellEnd"/>
      <w:r w:rsidRPr="00414333">
        <w:t xml:space="preserve"> will pick up changes.</w:t>
      </w:r>
    </w:p>
    <w:p w14:paraId="319E7F1A" w14:textId="77777777" w:rsidR="00414333" w:rsidRPr="00414333" w:rsidRDefault="00414333" w:rsidP="00414333">
      <w:pPr>
        <w:rPr>
          <w:b/>
          <w:bCs/>
        </w:rPr>
      </w:pPr>
      <w:r w:rsidRPr="00414333">
        <w:rPr>
          <w:b/>
          <w:bCs/>
        </w:rPr>
        <w:t xml:space="preserve">13.3. Foreign key type mismatch: </w:t>
      </w:r>
      <w:proofErr w:type="spellStart"/>
      <w:r w:rsidRPr="00414333">
        <w:rPr>
          <w:b/>
          <w:bCs/>
        </w:rPr>
        <w:t>uuid</w:t>
      </w:r>
      <w:proofErr w:type="spellEnd"/>
      <w:r w:rsidRPr="00414333">
        <w:rPr>
          <w:b/>
          <w:bCs/>
        </w:rPr>
        <w:t xml:space="preserve"> vs </w:t>
      </w:r>
      <w:proofErr w:type="spellStart"/>
      <w:r w:rsidRPr="00414333">
        <w:rPr>
          <w:b/>
          <w:bCs/>
        </w:rPr>
        <w:t>bigint</w:t>
      </w:r>
      <w:proofErr w:type="spellEnd"/>
    </w:p>
    <w:p w14:paraId="287ED972" w14:textId="77777777" w:rsidR="00414333" w:rsidRPr="00414333" w:rsidRDefault="00414333" w:rsidP="00414333">
      <w:pPr>
        <w:numPr>
          <w:ilvl w:val="0"/>
          <w:numId w:val="52"/>
        </w:numPr>
      </w:pPr>
      <w:r w:rsidRPr="00414333">
        <w:t>Error: foreign key constraint ... cannot be implemented DETAIL: Key columns "</w:t>
      </w:r>
      <w:proofErr w:type="spellStart"/>
      <w:r w:rsidRPr="00414333">
        <w:t>report_id</w:t>
      </w:r>
      <w:proofErr w:type="spellEnd"/>
      <w:r w:rsidRPr="00414333">
        <w:t xml:space="preserve">" and "id" are of incompatible types: </w:t>
      </w:r>
      <w:proofErr w:type="spellStart"/>
      <w:r w:rsidRPr="00414333">
        <w:t>bigint</w:t>
      </w:r>
      <w:proofErr w:type="spellEnd"/>
      <w:r w:rsidRPr="00414333">
        <w:t xml:space="preserve"> and </w:t>
      </w:r>
      <w:proofErr w:type="spellStart"/>
      <w:r w:rsidRPr="00414333">
        <w:t>uuid</w:t>
      </w:r>
      <w:proofErr w:type="spellEnd"/>
      <w:r w:rsidRPr="00414333">
        <w:t>.</w:t>
      </w:r>
    </w:p>
    <w:p w14:paraId="2568AB74" w14:textId="77777777" w:rsidR="00414333" w:rsidRPr="00414333" w:rsidRDefault="00414333" w:rsidP="00414333">
      <w:pPr>
        <w:numPr>
          <w:ilvl w:val="0"/>
          <w:numId w:val="52"/>
        </w:numPr>
      </w:pPr>
      <w:r w:rsidRPr="00414333">
        <w:t xml:space="preserve">Cause: reports.id is </w:t>
      </w:r>
      <w:proofErr w:type="spellStart"/>
      <w:r w:rsidRPr="00414333">
        <w:t>uuid</w:t>
      </w:r>
      <w:proofErr w:type="spellEnd"/>
      <w:r w:rsidRPr="00414333">
        <w:t xml:space="preserve"> while </w:t>
      </w:r>
      <w:proofErr w:type="spellStart"/>
      <w:r w:rsidRPr="00414333">
        <w:t>questionnaire_</w:t>
      </w:r>
      <w:proofErr w:type="gramStart"/>
      <w:r w:rsidRPr="00414333">
        <w:t>responses.report</w:t>
      </w:r>
      <w:proofErr w:type="gramEnd"/>
      <w:r w:rsidRPr="00414333">
        <w:t>_id</w:t>
      </w:r>
      <w:proofErr w:type="spellEnd"/>
      <w:r w:rsidRPr="00414333">
        <w:t xml:space="preserve"> created as </w:t>
      </w:r>
      <w:proofErr w:type="spellStart"/>
      <w:r w:rsidRPr="00414333">
        <w:t>bigint</w:t>
      </w:r>
      <w:proofErr w:type="spellEnd"/>
      <w:r w:rsidRPr="00414333">
        <w:t xml:space="preserve"> or vice versa.</w:t>
      </w:r>
    </w:p>
    <w:p w14:paraId="3B864E18" w14:textId="77777777" w:rsidR="00414333" w:rsidRPr="00414333" w:rsidRDefault="00414333" w:rsidP="00414333">
      <w:pPr>
        <w:numPr>
          <w:ilvl w:val="0"/>
          <w:numId w:val="52"/>
        </w:numPr>
      </w:pPr>
      <w:r w:rsidRPr="00414333">
        <w:t>Fix:</w:t>
      </w:r>
    </w:p>
    <w:p w14:paraId="2A6EB71A" w14:textId="77777777" w:rsidR="00414333" w:rsidRPr="00414333" w:rsidRDefault="00414333" w:rsidP="00414333">
      <w:pPr>
        <w:numPr>
          <w:ilvl w:val="1"/>
          <w:numId w:val="52"/>
        </w:numPr>
      </w:pPr>
      <w:r w:rsidRPr="00414333">
        <w:t xml:space="preserve">Normalize type: make </w:t>
      </w:r>
      <w:proofErr w:type="spellStart"/>
      <w:r w:rsidRPr="00414333">
        <w:t>questionnaire_responses</w:t>
      </w:r>
      <w:proofErr w:type="spellEnd"/>
      <w:r w:rsidRPr="00414333">
        <w:t>_</w:t>
      </w:r>
      <w:proofErr w:type="gramStart"/>
      <w:r w:rsidRPr="00414333">
        <w:t>* .</w:t>
      </w:r>
      <w:proofErr w:type="spellStart"/>
      <w:r w:rsidRPr="00414333">
        <w:t>report</w:t>
      </w:r>
      <w:proofErr w:type="gramEnd"/>
      <w:r w:rsidRPr="00414333">
        <w:t>_id</w:t>
      </w:r>
      <w:proofErr w:type="spellEnd"/>
      <w:r w:rsidRPr="00414333">
        <w:t xml:space="preserve"> type </w:t>
      </w:r>
      <w:proofErr w:type="spellStart"/>
      <w:r w:rsidRPr="00414333">
        <w:t>uuid</w:t>
      </w:r>
      <w:proofErr w:type="spellEnd"/>
      <w:r w:rsidRPr="00414333">
        <w:t xml:space="preserve"> referencing reports.id (or change reports.id to </w:t>
      </w:r>
      <w:proofErr w:type="spellStart"/>
      <w:r w:rsidRPr="00414333">
        <w:t>bigint</w:t>
      </w:r>
      <w:proofErr w:type="spellEnd"/>
      <w:r w:rsidRPr="00414333">
        <w:t xml:space="preserve"> — not recommended). Use </w:t>
      </w:r>
      <w:proofErr w:type="spellStart"/>
      <w:r w:rsidRPr="00414333">
        <w:t>uuid</w:t>
      </w:r>
      <w:proofErr w:type="spellEnd"/>
      <w:r w:rsidRPr="00414333">
        <w:t xml:space="preserve"> consistently.</w:t>
      </w:r>
    </w:p>
    <w:p w14:paraId="747325C0" w14:textId="77777777" w:rsidR="00414333" w:rsidRPr="00414333" w:rsidRDefault="00414333" w:rsidP="00414333">
      <w:pPr>
        <w:rPr>
          <w:b/>
          <w:bCs/>
        </w:rPr>
      </w:pPr>
      <w:r w:rsidRPr="00414333">
        <w:rPr>
          <w:b/>
          <w:bCs/>
        </w:rPr>
        <w:lastRenderedPageBreak/>
        <w:t>13.4. Row-level security (RLS) issues</w:t>
      </w:r>
    </w:p>
    <w:p w14:paraId="007C37A2" w14:textId="77777777" w:rsidR="00414333" w:rsidRPr="00414333" w:rsidRDefault="00414333" w:rsidP="00414333">
      <w:pPr>
        <w:numPr>
          <w:ilvl w:val="0"/>
          <w:numId w:val="53"/>
        </w:numPr>
      </w:pPr>
      <w:r w:rsidRPr="00414333">
        <w:t>Errors: new row violates row-level security policy for table "</w:t>
      </w:r>
      <w:proofErr w:type="spellStart"/>
      <w:r w:rsidRPr="00414333">
        <w:t>questionnaire_responses_unconfirmed</w:t>
      </w:r>
      <w:proofErr w:type="spellEnd"/>
      <w:r w:rsidRPr="00414333">
        <w:t>".</w:t>
      </w:r>
    </w:p>
    <w:p w14:paraId="386EDF26" w14:textId="77777777" w:rsidR="00414333" w:rsidRPr="00414333" w:rsidRDefault="00414333" w:rsidP="00414333">
      <w:pPr>
        <w:numPr>
          <w:ilvl w:val="0"/>
          <w:numId w:val="53"/>
        </w:numPr>
      </w:pPr>
      <w:r w:rsidRPr="00414333">
        <w:t>Cause: RLS policy blocks insert from anon/web roles.</w:t>
      </w:r>
    </w:p>
    <w:p w14:paraId="10738F79" w14:textId="77777777" w:rsidR="00414333" w:rsidRPr="00414333" w:rsidRDefault="00414333" w:rsidP="00414333">
      <w:pPr>
        <w:numPr>
          <w:ilvl w:val="0"/>
          <w:numId w:val="53"/>
        </w:numPr>
      </w:pPr>
      <w:r w:rsidRPr="00414333">
        <w:t>Fix checklist:</w:t>
      </w:r>
    </w:p>
    <w:p w14:paraId="3C53CBA8" w14:textId="77777777" w:rsidR="00414333" w:rsidRPr="00414333" w:rsidRDefault="00414333" w:rsidP="00414333">
      <w:pPr>
        <w:numPr>
          <w:ilvl w:val="1"/>
          <w:numId w:val="53"/>
        </w:numPr>
      </w:pPr>
      <w:r w:rsidRPr="00414333">
        <w:t xml:space="preserve">Create RLS policy allowing service role or authenticated user to insert: e.g., CREATE POLICY "Insert unconfirmed" ON </w:t>
      </w:r>
      <w:proofErr w:type="spellStart"/>
      <w:r w:rsidRPr="00414333">
        <w:t>questionnaire_responses_unconfirmed</w:t>
      </w:r>
      <w:proofErr w:type="spellEnd"/>
      <w:r w:rsidRPr="00414333">
        <w:t xml:space="preserve"> FOR INSERT USING (</w:t>
      </w:r>
      <w:proofErr w:type="spellStart"/>
      <w:proofErr w:type="gramStart"/>
      <w:r w:rsidRPr="00414333">
        <w:t>auth.role</w:t>
      </w:r>
      <w:proofErr w:type="spellEnd"/>
      <w:proofErr w:type="gramEnd"/>
      <w:r w:rsidRPr="00414333">
        <w:t>() = 'authenticated') WITH CHECK (</w:t>
      </w:r>
      <w:proofErr w:type="spellStart"/>
      <w:proofErr w:type="gramStart"/>
      <w:r w:rsidRPr="00414333">
        <w:t>auth.uid</w:t>
      </w:r>
      <w:proofErr w:type="spellEnd"/>
      <w:r w:rsidRPr="00414333">
        <w:t>(</w:t>
      </w:r>
      <w:proofErr w:type="gramEnd"/>
      <w:r w:rsidRPr="00414333">
        <w:t xml:space="preserve">) = </w:t>
      </w:r>
      <w:proofErr w:type="spellStart"/>
      <w:r w:rsidRPr="00414333">
        <w:t>user_id</w:t>
      </w:r>
      <w:proofErr w:type="spellEnd"/>
      <w:r w:rsidRPr="00414333">
        <w:t>);</w:t>
      </w:r>
    </w:p>
    <w:p w14:paraId="75B8B66F" w14:textId="77777777" w:rsidR="00414333" w:rsidRPr="00414333" w:rsidRDefault="00414333" w:rsidP="00414333">
      <w:pPr>
        <w:numPr>
          <w:ilvl w:val="1"/>
          <w:numId w:val="53"/>
        </w:numPr>
      </w:pPr>
      <w:r w:rsidRPr="00414333">
        <w:t xml:space="preserve">If using service role from backend server, ensure requests use the service role key (server route) or </w:t>
      </w:r>
      <w:proofErr w:type="spellStart"/>
      <w:r w:rsidRPr="00414333">
        <w:t>supabase</w:t>
      </w:r>
      <w:proofErr w:type="spellEnd"/>
      <w:r w:rsidRPr="00414333">
        <w:t xml:space="preserve"> client configured with service key.</w:t>
      </w:r>
    </w:p>
    <w:p w14:paraId="4A3BA853" w14:textId="77777777" w:rsidR="00414333" w:rsidRPr="00414333" w:rsidRDefault="00414333" w:rsidP="00414333">
      <w:pPr>
        <w:numPr>
          <w:ilvl w:val="1"/>
          <w:numId w:val="53"/>
        </w:numPr>
      </w:pPr>
      <w:r w:rsidRPr="00414333">
        <w:t xml:space="preserve">For client-side writes by logged-in users, ensure policy checks </w:t>
      </w:r>
      <w:proofErr w:type="spellStart"/>
      <w:proofErr w:type="gramStart"/>
      <w:r w:rsidRPr="00414333">
        <w:t>auth.uid</w:t>
      </w:r>
      <w:proofErr w:type="spellEnd"/>
      <w:r w:rsidRPr="00414333">
        <w:t>(</w:t>
      </w:r>
      <w:proofErr w:type="gramEnd"/>
      <w:r w:rsidRPr="00414333">
        <w:t xml:space="preserve">) equals </w:t>
      </w:r>
      <w:proofErr w:type="spellStart"/>
      <w:r w:rsidRPr="00414333">
        <w:t>user_id</w:t>
      </w:r>
      <w:proofErr w:type="spellEnd"/>
      <w:r w:rsidRPr="00414333">
        <w:t xml:space="preserve"> or allow </w:t>
      </w:r>
      <w:proofErr w:type="spellStart"/>
      <w:proofErr w:type="gramStart"/>
      <w:r w:rsidRPr="00414333">
        <w:t>auth.role</w:t>
      </w:r>
      <w:proofErr w:type="spellEnd"/>
      <w:proofErr w:type="gramEnd"/>
      <w:r w:rsidRPr="00414333">
        <w:t xml:space="preserve">() = 'authenticated' and </w:t>
      </w:r>
      <w:proofErr w:type="spellStart"/>
      <w:r w:rsidRPr="00414333">
        <w:t>user_id</w:t>
      </w:r>
      <w:proofErr w:type="spellEnd"/>
      <w:r w:rsidRPr="00414333">
        <w:t xml:space="preserve"> = </w:t>
      </w:r>
      <w:proofErr w:type="spellStart"/>
      <w:proofErr w:type="gramStart"/>
      <w:r w:rsidRPr="00414333">
        <w:t>auth.uid</w:t>
      </w:r>
      <w:proofErr w:type="spellEnd"/>
      <w:r w:rsidRPr="00414333">
        <w:t>(</w:t>
      </w:r>
      <w:proofErr w:type="gramEnd"/>
      <w:r w:rsidRPr="00414333">
        <w:t>) in WITH CHECK.</w:t>
      </w:r>
    </w:p>
    <w:p w14:paraId="6DB5567C" w14:textId="77777777" w:rsidR="00414333" w:rsidRPr="00414333" w:rsidRDefault="00000000" w:rsidP="00414333">
      <w:r>
        <w:pict w14:anchorId="323FC124">
          <v:rect id="_x0000_i1052" style="width:0;height:1.5pt" o:hralign="center" o:hrstd="t" o:hr="t" fillcolor="#a0a0a0" stroked="f"/>
        </w:pict>
      </w:r>
    </w:p>
    <w:p w14:paraId="60C3C72F" w14:textId="77777777" w:rsidR="00414333" w:rsidRPr="00414333" w:rsidRDefault="00414333" w:rsidP="00414333">
      <w:pPr>
        <w:rPr>
          <w:b/>
          <w:bCs/>
        </w:rPr>
      </w:pPr>
      <w:r w:rsidRPr="00414333">
        <w:rPr>
          <w:b/>
          <w:bCs/>
        </w:rPr>
        <w:t>Chapter 14 — Backend Server (express) and Admin flows</w:t>
      </w:r>
    </w:p>
    <w:p w14:paraId="51BD44E4" w14:textId="77777777" w:rsidR="00414333" w:rsidRPr="00414333" w:rsidRDefault="00414333" w:rsidP="00414333">
      <w:r w:rsidRPr="00414333">
        <w:rPr>
          <w:b/>
          <w:bCs/>
        </w:rPr>
        <w:t>Purpose:</w:t>
      </w:r>
      <w:r w:rsidRPr="00414333">
        <w:t xml:space="preserve"> Ensure secure server endpoints for admin-level tasks and report creation paths.</w:t>
      </w:r>
    </w:p>
    <w:p w14:paraId="6508D177" w14:textId="77777777" w:rsidR="00414333" w:rsidRPr="00414333" w:rsidRDefault="00414333" w:rsidP="00414333">
      <w:pPr>
        <w:rPr>
          <w:b/>
          <w:bCs/>
        </w:rPr>
      </w:pPr>
      <w:r w:rsidRPr="00414333">
        <w:rPr>
          <w:b/>
          <w:bCs/>
        </w:rPr>
        <w:t>14.1. server/server.js summary (what it does)</w:t>
      </w:r>
    </w:p>
    <w:p w14:paraId="1E58BEFD" w14:textId="77777777" w:rsidR="00414333" w:rsidRPr="00414333" w:rsidRDefault="00414333" w:rsidP="00414333">
      <w:pPr>
        <w:numPr>
          <w:ilvl w:val="0"/>
          <w:numId w:val="54"/>
        </w:numPr>
      </w:pPr>
      <w:r w:rsidRPr="00414333">
        <w:t>/</w:t>
      </w:r>
      <w:proofErr w:type="spellStart"/>
      <w:r w:rsidRPr="00414333">
        <w:t>api</w:t>
      </w:r>
      <w:proofErr w:type="spellEnd"/>
      <w:r w:rsidRPr="00414333">
        <w:t>/register: uses Service Role Key to call auth/v1/admin/users to create user, then inserts into profiles. If profile insert fails, deletes the auth user to rollback.</w:t>
      </w:r>
    </w:p>
    <w:p w14:paraId="4DA3B3F2" w14:textId="77777777" w:rsidR="00414333" w:rsidRPr="00414333" w:rsidRDefault="00414333" w:rsidP="00414333">
      <w:pPr>
        <w:numPr>
          <w:ilvl w:val="0"/>
          <w:numId w:val="54"/>
        </w:numPr>
      </w:pPr>
      <w:r w:rsidRPr="00414333">
        <w:t>/</w:t>
      </w:r>
      <w:proofErr w:type="spellStart"/>
      <w:r w:rsidRPr="00414333">
        <w:t>api</w:t>
      </w:r>
      <w:proofErr w:type="spellEnd"/>
      <w:r w:rsidRPr="00414333">
        <w:t>/report: inserts to reports using Service Role Key with Prefer: return=representation.</w:t>
      </w:r>
    </w:p>
    <w:p w14:paraId="1C3B220F" w14:textId="77777777" w:rsidR="00414333" w:rsidRPr="00414333" w:rsidRDefault="00414333" w:rsidP="00414333">
      <w:pPr>
        <w:rPr>
          <w:b/>
          <w:bCs/>
        </w:rPr>
      </w:pPr>
      <w:r w:rsidRPr="00414333">
        <w:rPr>
          <w:b/>
          <w:bCs/>
        </w:rPr>
        <w:t>14.2. Notable fixes made</w:t>
      </w:r>
    </w:p>
    <w:p w14:paraId="23965671" w14:textId="77777777" w:rsidR="00414333" w:rsidRPr="00414333" w:rsidRDefault="00414333" w:rsidP="00414333">
      <w:pPr>
        <w:numPr>
          <w:ilvl w:val="0"/>
          <w:numId w:val="55"/>
        </w:numPr>
      </w:pPr>
      <w:r w:rsidRPr="00414333">
        <w:t>Added fetch shim for Node versions without global fetch.</w:t>
      </w:r>
    </w:p>
    <w:p w14:paraId="597F0158" w14:textId="77777777" w:rsidR="00414333" w:rsidRPr="00414333" w:rsidRDefault="00414333" w:rsidP="00414333">
      <w:pPr>
        <w:numPr>
          <w:ilvl w:val="0"/>
          <w:numId w:val="55"/>
        </w:numPr>
      </w:pPr>
      <w:r w:rsidRPr="00414333">
        <w:t>Safe error handling, cleanup rollback.</w:t>
      </w:r>
    </w:p>
    <w:p w14:paraId="78637411" w14:textId="77777777" w:rsidR="00414333" w:rsidRPr="00414333" w:rsidRDefault="00414333" w:rsidP="00414333">
      <w:pPr>
        <w:numPr>
          <w:ilvl w:val="0"/>
          <w:numId w:val="55"/>
        </w:numPr>
      </w:pPr>
      <w:r w:rsidRPr="00414333">
        <w:t xml:space="preserve">Ensured </w:t>
      </w:r>
      <w:proofErr w:type="spellStart"/>
      <w:r w:rsidRPr="00414333">
        <w:t>user_metadata</w:t>
      </w:r>
      <w:proofErr w:type="spellEnd"/>
      <w:r w:rsidRPr="00414333">
        <w:t xml:space="preserve"> in admin create includes name and pincode for triggers.</w:t>
      </w:r>
    </w:p>
    <w:p w14:paraId="1A68ADFC" w14:textId="77777777" w:rsidR="00414333" w:rsidRPr="00414333" w:rsidRDefault="00000000" w:rsidP="00414333">
      <w:r>
        <w:pict w14:anchorId="52E14537">
          <v:rect id="_x0000_i1053" style="width:0;height:1.5pt" o:hralign="center" o:hrstd="t" o:hr="t" fillcolor="#a0a0a0" stroked="f"/>
        </w:pict>
      </w:r>
    </w:p>
    <w:p w14:paraId="3CE74F20" w14:textId="77777777" w:rsidR="00414333" w:rsidRPr="00414333" w:rsidRDefault="00414333" w:rsidP="00414333">
      <w:pPr>
        <w:rPr>
          <w:b/>
          <w:bCs/>
        </w:rPr>
      </w:pPr>
      <w:r w:rsidRPr="00414333">
        <w:rPr>
          <w:b/>
          <w:bCs/>
        </w:rPr>
        <w:t>Chapter 15 — Frontend Changes (Files &amp; Precise Edits)</w:t>
      </w:r>
    </w:p>
    <w:p w14:paraId="10D34968" w14:textId="77777777" w:rsidR="00414333" w:rsidRPr="00414333" w:rsidRDefault="00414333" w:rsidP="00414333">
      <w:r w:rsidRPr="00414333">
        <w:rPr>
          <w:b/>
          <w:bCs/>
        </w:rPr>
        <w:lastRenderedPageBreak/>
        <w:t>Purpose:</w:t>
      </w:r>
      <w:r w:rsidRPr="00414333">
        <w:t xml:space="preserve"> Track exact code changes per component(s) after the auth + DB rework — what was changed and why.</w:t>
      </w:r>
    </w:p>
    <w:p w14:paraId="14B3D8E6" w14:textId="77777777" w:rsidR="00414333" w:rsidRPr="00414333" w:rsidRDefault="00414333" w:rsidP="00414333">
      <w:proofErr w:type="gramStart"/>
      <w:r w:rsidRPr="00414333">
        <w:t>I’ll</w:t>
      </w:r>
      <w:proofErr w:type="gramEnd"/>
      <w:r w:rsidRPr="00414333">
        <w:t xml:space="preserve"> list each file, the reason for change, the exact behavior </w:t>
      </w:r>
      <w:proofErr w:type="gramStart"/>
      <w:r w:rsidRPr="00414333">
        <w:t>change</w:t>
      </w:r>
      <w:proofErr w:type="gramEnd"/>
      <w:r w:rsidRPr="00414333">
        <w:t xml:space="preserve"> and the variables/</w:t>
      </w:r>
      <w:proofErr w:type="spellStart"/>
      <w:r w:rsidRPr="00414333">
        <w:t>localStorage</w:t>
      </w:r>
      <w:proofErr w:type="spellEnd"/>
      <w:r w:rsidRPr="00414333">
        <w:t xml:space="preserve"> keys involved.</w:t>
      </w:r>
    </w:p>
    <w:p w14:paraId="5294B949" w14:textId="77777777" w:rsidR="00414333" w:rsidRPr="00414333" w:rsidRDefault="00414333" w:rsidP="00414333">
      <w:pPr>
        <w:rPr>
          <w:b/>
          <w:bCs/>
        </w:rPr>
      </w:pPr>
      <w:r w:rsidRPr="00414333">
        <w:rPr>
          <w:b/>
          <w:bCs/>
        </w:rPr>
        <w:t xml:space="preserve">15.1. </w:t>
      </w:r>
      <w:proofErr w:type="spellStart"/>
      <w:r w:rsidRPr="00414333">
        <w:rPr>
          <w:b/>
          <w:bCs/>
        </w:rPr>
        <w:t>src</w:t>
      </w:r>
      <w:proofErr w:type="spellEnd"/>
      <w:r w:rsidRPr="00414333">
        <w:rPr>
          <w:b/>
          <w:bCs/>
        </w:rPr>
        <w:t>/</w:t>
      </w:r>
      <w:proofErr w:type="spellStart"/>
      <w:r w:rsidRPr="00414333">
        <w:rPr>
          <w:b/>
          <w:bCs/>
        </w:rPr>
        <w:t>App.tsx</w:t>
      </w:r>
      <w:proofErr w:type="spellEnd"/>
    </w:p>
    <w:p w14:paraId="2E94F52B" w14:textId="77777777" w:rsidR="00414333" w:rsidRPr="00414333" w:rsidRDefault="00414333" w:rsidP="00414333">
      <w:pPr>
        <w:numPr>
          <w:ilvl w:val="0"/>
          <w:numId w:val="56"/>
        </w:numPr>
      </w:pPr>
      <w:r w:rsidRPr="00414333">
        <w:t>Behavior fixed:</w:t>
      </w:r>
    </w:p>
    <w:p w14:paraId="238E4FAF" w14:textId="77777777" w:rsidR="00414333" w:rsidRPr="00414333" w:rsidRDefault="00414333" w:rsidP="00414333">
      <w:pPr>
        <w:numPr>
          <w:ilvl w:val="1"/>
          <w:numId w:val="56"/>
        </w:numPr>
      </w:pPr>
      <w:r w:rsidRPr="00414333">
        <w:t>Robust session loading with retry loop to handle delayed session availability after login.</w:t>
      </w:r>
    </w:p>
    <w:p w14:paraId="2593B6FB" w14:textId="77777777" w:rsidR="00414333" w:rsidRPr="00414333" w:rsidRDefault="00414333" w:rsidP="00414333">
      <w:pPr>
        <w:numPr>
          <w:ilvl w:val="1"/>
          <w:numId w:val="56"/>
        </w:numPr>
      </w:pPr>
      <w:r w:rsidRPr="00414333">
        <w:t xml:space="preserve">Persisted progress logic using </w:t>
      </w:r>
      <w:proofErr w:type="spellStart"/>
      <w:r w:rsidRPr="00414333">
        <w:t>localStorage</w:t>
      </w:r>
      <w:proofErr w:type="spellEnd"/>
      <w:r w:rsidRPr="00414333">
        <w:t>:</w:t>
      </w:r>
    </w:p>
    <w:p w14:paraId="2EDF7CD2" w14:textId="77777777" w:rsidR="00414333" w:rsidRPr="00414333" w:rsidRDefault="00414333" w:rsidP="00414333">
      <w:pPr>
        <w:numPr>
          <w:ilvl w:val="2"/>
          <w:numId w:val="56"/>
        </w:numPr>
      </w:pPr>
      <w:proofErr w:type="spellStart"/>
      <w:r w:rsidRPr="00414333">
        <w:t>locationGranted</w:t>
      </w:r>
      <w:proofErr w:type="spellEnd"/>
      <w:r w:rsidRPr="00414333">
        <w:t xml:space="preserve"> (string '</w:t>
      </w:r>
      <w:proofErr w:type="spellStart"/>
      <w:r w:rsidRPr="00414333">
        <w:t>true'|'false</w:t>
      </w:r>
      <w:proofErr w:type="spellEnd"/>
      <w:r w:rsidRPr="00414333">
        <w:t xml:space="preserve">') — set on </w:t>
      </w:r>
      <w:proofErr w:type="spellStart"/>
      <w:r w:rsidRPr="00414333">
        <w:t>LocationPermission</w:t>
      </w:r>
      <w:proofErr w:type="spellEnd"/>
      <w:r w:rsidRPr="00414333">
        <w:t xml:space="preserve"> success/denial.</w:t>
      </w:r>
    </w:p>
    <w:p w14:paraId="4EC462A0" w14:textId="77777777" w:rsidR="00414333" w:rsidRPr="00414333" w:rsidRDefault="00414333" w:rsidP="00414333">
      <w:pPr>
        <w:numPr>
          <w:ilvl w:val="2"/>
          <w:numId w:val="56"/>
        </w:numPr>
      </w:pPr>
      <w:proofErr w:type="spellStart"/>
      <w:r w:rsidRPr="00414333">
        <w:t>locationPincode</w:t>
      </w:r>
      <w:proofErr w:type="spellEnd"/>
      <w:r w:rsidRPr="00414333">
        <w:t xml:space="preserve"> — stores pincode from </w:t>
      </w:r>
      <w:proofErr w:type="spellStart"/>
      <w:r w:rsidRPr="00414333">
        <w:t>LocationPermission</w:t>
      </w:r>
      <w:proofErr w:type="spellEnd"/>
      <w:r w:rsidRPr="00414333">
        <w:t>.</w:t>
      </w:r>
    </w:p>
    <w:p w14:paraId="5F0861E6" w14:textId="77777777" w:rsidR="00414333" w:rsidRPr="00414333" w:rsidRDefault="00414333" w:rsidP="00414333">
      <w:pPr>
        <w:numPr>
          <w:ilvl w:val="2"/>
          <w:numId w:val="56"/>
        </w:numPr>
      </w:pPr>
      <w:proofErr w:type="spellStart"/>
      <w:r w:rsidRPr="00414333">
        <w:t>selectedLocation</w:t>
      </w:r>
      <w:proofErr w:type="spellEnd"/>
      <w:r w:rsidRPr="00414333">
        <w:t xml:space="preserve"> — JSON string for chosen </w:t>
      </w:r>
      <w:proofErr w:type="spellStart"/>
      <w:r w:rsidRPr="00414333">
        <w:t>display_name</w:t>
      </w:r>
      <w:proofErr w:type="spellEnd"/>
      <w:r w:rsidRPr="00414333">
        <w:t xml:space="preserve"> &amp; metadata from </w:t>
      </w:r>
      <w:proofErr w:type="spellStart"/>
      <w:r w:rsidRPr="00414333">
        <w:t>LocationSearch</w:t>
      </w:r>
      <w:proofErr w:type="spellEnd"/>
      <w:r w:rsidRPr="00414333">
        <w:t>.</w:t>
      </w:r>
    </w:p>
    <w:p w14:paraId="5FA0A339" w14:textId="77777777" w:rsidR="00414333" w:rsidRPr="00414333" w:rsidRDefault="00414333" w:rsidP="00414333">
      <w:pPr>
        <w:numPr>
          <w:ilvl w:val="1"/>
          <w:numId w:val="56"/>
        </w:numPr>
      </w:pPr>
      <w:proofErr w:type="spellStart"/>
      <w:r w:rsidRPr="00414333">
        <w:t>onAuthStateChange</w:t>
      </w:r>
      <w:proofErr w:type="spellEnd"/>
      <w:r w:rsidRPr="00414333">
        <w:t xml:space="preserve"> handler now restores progress (login → </w:t>
      </w:r>
      <w:proofErr w:type="spellStart"/>
      <w:r w:rsidRPr="00414333">
        <w:t>locationPermission</w:t>
      </w:r>
      <w:proofErr w:type="spellEnd"/>
      <w:r w:rsidRPr="00414333">
        <w:t>/</w:t>
      </w:r>
      <w:proofErr w:type="spellStart"/>
      <w:r w:rsidRPr="00414333">
        <w:t>locationSearch</w:t>
      </w:r>
      <w:proofErr w:type="spellEnd"/>
      <w:r w:rsidRPr="00414333">
        <w:t>/report).</w:t>
      </w:r>
    </w:p>
    <w:p w14:paraId="30A2A669" w14:textId="77777777" w:rsidR="00414333" w:rsidRPr="00414333" w:rsidRDefault="00414333" w:rsidP="00414333">
      <w:pPr>
        <w:numPr>
          <w:ilvl w:val="0"/>
          <w:numId w:val="56"/>
        </w:numPr>
      </w:pPr>
      <w:r w:rsidRPr="00414333">
        <w:t>Why: Users were returned to screen 3 after switching tabs; persisted flags prevent re-prompting and restore last known screen.</w:t>
      </w:r>
    </w:p>
    <w:p w14:paraId="6AD6E8C7" w14:textId="77777777" w:rsidR="00414333" w:rsidRPr="00414333" w:rsidRDefault="00414333" w:rsidP="00414333">
      <w:pPr>
        <w:rPr>
          <w:b/>
          <w:bCs/>
        </w:rPr>
      </w:pPr>
      <w:r w:rsidRPr="00414333">
        <w:rPr>
          <w:b/>
          <w:bCs/>
        </w:rPr>
        <w:t xml:space="preserve">15.2. </w:t>
      </w:r>
      <w:proofErr w:type="spellStart"/>
      <w:r w:rsidRPr="00414333">
        <w:rPr>
          <w:b/>
          <w:bCs/>
        </w:rPr>
        <w:t>src</w:t>
      </w:r>
      <w:proofErr w:type="spellEnd"/>
      <w:r w:rsidRPr="00414333">
        <w:rPr>
          <w:b/>
          <w:bCs/>
        </w:rPr>
        <w:t>/components/</w:t>
      </w:r>
      <w:proofErr w:type="spellStart"/>
      <w:r w:rsidRPr="00414333">
        <w:rPr>
          <w:b/>
          <w:bCs/>
        </w:rPr>
        <w:t>LoginForm.tsx</w:t>
      </w:r>
      <w:proofErr w:type="spellEnd"/>
    </w:p>
    <w:p w14:paraId="51AD03F1" w14:textId="77777777" w:rsidR="00414333" w:rsidRPr="00414333" w:rsidRDefault="00414333" w:rsidP="00414333">
      <w:pPr>
        <w:numPr>
          <w:ilvl w:val="0"/>
          <w:numId w:val="57"/>
        </w:numPr>
      </w:pPr>
      <w:r w:rsidRPr="00414333">
        <w:t>Changes:</w:t>
      </w:r>
    </w:p>
    <w:p w14:paraId="757D12E2" w14:textId="77777777" w:rsidR="00414333" w:rsidRPr="00414333" w:rsidRDefault="00414333" w:rsidP="00414333">
      <w:pPr>
        <w:numPr>
          <w:ilvl w:val="1"/>
          <w:numId w:val="57"/>
        </w:numPr>
      </w:pPr>
      <w:r w:rsidRPr="00414333">
        <w:t xml:space="preserve">Clean handling of </w:t>
      </w:r>
      <w:proofErr w:type="spellStart"/>
      <w:proofErr w:type="gramStart"/>
      <w:r w:rsidRPr="00414333">
        <w:t>supabase.auth</w:t>
      </w:r>
      <w:proofErr w:type="gramEnd"/>
      <w:r w:rsidRPr="00414333">
        <w:t>.</w:t>
      </w:r>
      <w:proofErr w:type="gramStart"/>
      <w:r w:rsidRPr="00414333">
        <w:t>signInWithPassword</w:t>
      </w:r>
      <w:proofErr w:type="spellEnd"/>
      <w:r w:rsidRPr="00414333">
        <w:t>(</w:t>
      </w:r>
      <w:proofErr w:type="gramEnd"/>
      <w:r w:rsidRPr="00414333">
        <w:t>).</w:t>
      </w:r>
    </w:p>
    <w:p w14:paraId="5A4A5C3D" w14:textId="77777777" w:rsidR="00414333" w:rsidRPr="00414333" w:rsidRDefault="00414333" w:rsidP="00414333">
      <w:pPr>
        <w:numPr>
          <w:ilvl w:val="1"/>
          <w:numId w:val="57"/>
        </w:numPr>
      </w:pPr>
      <w:r w:rsidRPr="00414333">
        <w:t xml:space="preserve">Calls </w:t>
      </w:r>
      <w:proofErr w:type="spellStart"/>
      <w:r w:rsidRPr="00414333">
        <w:t>onLoginSuccess</w:t>
      </w:r>
      <w:proofErr w:type="spellEnd"/>
      <w:r w:rsidRPr="00414333">
        <w:t>(email) on success so App can poll for session and advance to next screen.</w:t>
      </w:r>
    </w:p>
    <w:p w14:paraId="71C17EFA" w14:textId="77777777" w:rsidR="00414333" w:rsidRPr="00414333" w:rsidRDefault="00414333" w:rsidP="00414333">
      <w:pPr>
        <w:numPr>
          <w:ilvl w:val="1"/>
          <w:numId w:val="57"/>
        </w:numPr>
      </w:pPr>
      <w:r w:rsidRPr="00414333">
        <w:t xml:space="preserve">Removal of unsafe </w:t>
      </w:r>
      <w:proofErr w:type="spellStart"/>
      <w:r w:rsidRPr="00414333">
        <w:t>localStorage</w:t>
      </w:r>
      <w:proofErr w:type="spellEnd"/>
      <w:r w:rsidRPr="00414333">
        <w:t>-only fallback for production flows (kept only for dev).</w:t>
      </w:r>
    </w:p>
    <w:p w14:paraId="27312F76" w14:textId="77777777" w:rsidR="00414333" w:rsidRPr="00414333" w:rsidRDefault="00414333" w:rsidP="00414333">
      <w:pPr>
        <w:numPr>
          <w:ilvl w:val="1"/>
          <w:numId w:val="57"/>
        </w:numPr>
      </w:pPr>
      <w:r w:rsidRPr="00414333">
        <w:t>Fixed JSX interpolation errors (</w:t>
      </w:r>
      <w:proofErr w:type="spellStart"/>
      <w:r w:rsidRPr="00414333">
        <w:t>className</w:t>
      </w:r>
      <w:proofErr w:type="spellEnd"/>
      <w:r w:rsidRPr="00414333">
        <w:t xml:space="preserve"> string template bug).</w:t>
      </w:r>
    </w:p>
    <w:p w14:paraId="24F69869" w14:textId="77777777" w:rsidR="00414333" w:rsidRPr="00414333" w:rsidRDefault="00414333" w:rsidP="00414333">
      <w:pPr>
        <w:numPr>
          <w:ilvl w:val="0"/>
          <w:numId w:val="57"/>
        </w:numPr>
      </w:pPr>
      <w:proofErr w:type="spellStart"/>
      <w:r w:rsidRPr="00414333">
        <w:t>LocalStorage</w:t>
      </w:r>
      <w:proofErr w:type="spellEnd"/>
      <w:r w:rsidRPr="00414333">
        <w:t xml:space="preserve"> keys used:</w:t>
      </w:r>
    </w:p>
    <w:p w14:paraId="2341C61E" w14:textId="77777777" w:rsidR="00414333" w:rsidRPr="00414333" w:rsidRDefault="00414333" w:rsidP="00414333">
      <w:pPr>
        <w:numPr>
          <w:ilvl w:val="1"/>
          <w:numId w:val="57"/>
        </w:numPr>
      </w:pPr>
      <w:proofErr w:type="spellStart"/>
      <w:r w:rsidRPr="00414333">
        <w:t>currentUser</w:t>
      </w:r>
      <w:proofErr w:type="spellEnd"/>
      <w:r w:rsidRPr="00414333">
        <w:t xml:space="preserve"> (email) — used as fallback.</w:t>
      </w:r>
    </w:p>
    <w:p w14:paraId="2D5A3BCD" w14:textId="77777777" w:rsidR="00414333" w:rsidRPr="00414333" w:rsidRDefault="00414333" w:rsidP="00414333">
      <w:pPr>
        <w:rPr>
          <w:b/>
          <w:bCs/>
        </w:rPr>
      </w:pPr>
      <w:r w:rsidRPr="00414333">
        <w:rPr>
          <w:b/>
          <w:bCs/>
        </w:rPr>
        <w:t xml:space="preserve">15.3. </w:t>
      </w:r>
      <w:proofErr w:type="spellStart"/>
      <w:r w:rsidRPr="00414333">
        <w:rPr>
          <w:b/>
          <w:bCs/>
        </w:rPr>
        <w:t>src</w:t>
      </w:r>
      <w:proofErr w:type="spellEnd"/>
      <w:r w:rsidRPr="00414333">
        <w:rPr>
          <w:b/>
          <w:bCs/>
        </w:rPr>
        <w:t>/components/</w:t>
      </w:r>
      <w:proofErr w:type="spellStart"/>
      <w:r w:rsidRPr="00414333">
        <w:rPr>
          <w:b/>
          <w:bCs/>
        </w:rPr>
        <w:t>LocationPermission.tsx</w:t>
      </w:r>
      <w:proofErr w:type="spellEnd"/>
    </w:p>
    <w:p w14:paraId="79B4E536" w14:textId="77777777" w:rsidR="00414333" w:rsidRPr="00414333" w:rsidRDefault="00414333" w:rsidP="00414333">
      <w:pPr>
        <w:numPr>
          <w:ilvl w:val="0"/>
          <w:numId w:val="58"/>
        </w:numPr>
      </w:pPr>
      <w:r w:rsidRPr="00414333">
        <w:lastRenderedPageBreak/>
        <w:t>Changes:</w:t>
      </w:r>
    </w:p>
    <w:p w14:paraId="2BCA3C3C" w14:textId="77777777" w:rsidR="00414333" w:rsidRPr="00414333" w:rsidRDefault="00414333" w:rsidP="00414333">
      <w:pPr>
        <w:numPr>
          <w:ilvl w:val="1"/>
          <w:numId w:val="58"/>
        </w:numPr>
      </w:pPr>
      <w:proofErr w:type="spellStart"/>
      <w:r w:rsidRPr="00414333">
        <w:t>handleRequestLocation</w:t>
      </w:r>
      <w:proofErr w:type="spellEnd"/>
      <w:r w:rsidRPr="00414333">
        <w:t xml:space="preserve"> replaces immediate hard-coded pincode with reverse geocode result when available.</w:t>
      </w:r>
    </w:p>
    <w:p w14:paraId="087587C4" w14:textId="77777777" w:rsidR="00414333" w:rsidRPr="00414333" w:rsidRDefault="00414333" w:rsidP="00414333">
      <w:pPr>
        <w:numPr>
          <w:ilvl w:val="1"/>
          <w:numId w:val="58"/>
        </w:numPr>
      </w:pPr>
      <w:r w:rsidRPr="00414333">
        <w:t>Persists:</w:t>
      </w:r>
    </w:p>
    <w:p w14:paraId="1FE62600" w14:textId="77777777" w:rsidR="00414333" w:rsidRPr="00414333" w:rsidRDefault="00414333" w:rsidP="00414333">
      <w:pPr>
        <w:numPr>
          <w:ilvl w:val="2"/>
          <w:numId w:val="58"/>
        </w:numPr>
      </w:pPr>
      <w:proofErr w:type="spellStart"/>
      <w:r w:rsidRPr="00414333">
        <w:t>localStorage.setItem</w:t>
      </w:r>
      <w:proofErr w:type="spellEnd"/>
      <w:r w:rsidRPr="00414333">
        <w:t>('</w:t>
      </w:r>
      <w:proofErr w:type="spellStart"/>
      <w:r w:rsidRPr="00414333">
        <w:t>locationGranted</w:t>
      </w:r>
      <w:proofErr w:type="spellEnd"/>
      <w:r w:rsidRPr="00414333">
        <w:t>', '</w:t>
      </w:r>
      <w:proofErr w:type="spellStart"/>
      <w:r w:rsidRPr="00414333">
        <w:t>true'|'false</w:t>
      </w:r>
      <w:proofErr w:type="spellEnd"/>
      <w:r w:rsidRPr="00414333">
        <w:t>')</w:t>
      </w:r>
    </w:p>
    <w:p w14:paraId="5B4C7F87" w14:textId="77777777" w:rsidR="00414333" w:rsidRPr="00414333" w:rsidRDefault="00414333" w:rsidP="00414333">
      <w:pPr>
        <w:numPr>
          <w:ilvl w:val="2"/>
          <w:numId w:val="58"/>
        </w:numPr>
      </w:pPr>
      <w:proofErr w:type="spellStart"/>
      <w:r w:rsidRPr="00414333">
        <w:t>localStorage.setItem</w:t>
      </w:r>
      <w:proofErr w:type="spellEnd"/>
      <w:r w:rsidRPr="00414333">
        <w:t>('</w:t>
      </w:r>
      <w:proofErr w:type="spellStart"/>
      <w:r w:rsidRPr="00414333">
        <w:t>locationPincode</w:t>
      </w:r>
      <w:proofErr w:type="spellEnd"/>
      <w:r w:rsidRPr="00414333">
        <w:t>', pincode)</w:t>
      </w:r>
    </w:p>
    <w:p w14:paraId="20C53A5B" w14:textId="77777777" w:rsidR="00414333" w:rsidRPr="00414333" w:rsidRDefault="00414333" w:rsidP="00414333">
      <w:pPr>
        <w:numPr>
          <w:ilvl w:val="1"/>
          <w:numId w:val="58"/>
        </w:numPr>
      </w:pPr>
      <w:r w:rsidRPr="00414333">
        <w:t xml:space="preserve">Sets </w:t>
      </w:r>
      <w:proofErr w:type="spellStart"/>
      <w:r w:rsidRPr="00414333">
        <w:t>onLocationGranted</w:t>
      </w:r>
      <w:proofErr w:type="spellEnd"/>
      <w:r w:rsidRPr="00414333">
        <w:t xml:space="preserve">(pincode) to move app to </w:t>
      </w:r>
      <w:proofErr w:type="spellStart"/>
      <w:r w:rsidRPr="00414333">
        <w:t>locationSearch</w:t>
      </w:r>
      <w:proofErr w:type="spellEnd"/>
      <w:r w:rsidRPr="00414333">
        <w:t>.</w:t>
      </w:r>
    </w:p>
    <w:p w14:paraId="495C8681" w14:textId="77777777" w:rsidR="00414333" w:rsidRPr="00414333" w:rsidRDefault="00414333" w:rsidP="00414333">
      <w:pPr>
        <w:numPr>
          <w:ilvl w:val="0"/>
          <w:numId w:val="58"/>
        </w:numPr>
      </w:pPr>
      <w:r w:rsidRPr="00414333">
        <w:t>Reason: Prevent repeated prompts when the user tab-switches and returns.</w:t>
      </w:r>
    </w:p>
    <w:p w14:paraId="7DA0EDB5" w14:textId="77777777" w:rsidR="00414333" w:rsidRPr="00414333" w:rsidRDefault="00414333" w:rsidP="00414333">
      <w:pPr>
        <w:rPr>
          <w:b/>
          <w:bCs/>
        </w:rPr>
      </w:pPr>
      <w:r w:rsidRPr="00414333">
        <w:rPr>
          <w:b/>
          <w:bCs/>
        </w:rPr>
        <w:t xml:space="preserve">15.4. </w:t>
      </w:r>
      <w:proofErr w:type="spellStart"/>
      <w:r w:rsidRPr="00414333">
        <w:rPr>
          <w:b/>
          <w:bCs/>
        </w:rPr>
        <w:t>src</w:t>
      </w:r>
      <w:proofErr w:type="spellEnd"/>
      <w:r w:rsidRPr="00414333">
        <w:rPr>
          <w:b/>
          <w:bCs/>
        </w:rPr>
        <w:t>/components/</w:t>
      </w:r>
      <w:proofErr w:type="spellStart"/>
      <w:r w:rsidRPr="00414333">
        <w:rPr>
          <w:b/>
          <w:bCs/>
        </w:rPr>
        <w:t>LocationSearch.tsx</w:t>
      </w:r>
      <w:proofErr w:type="spellEnd"/>
    </w:p>
    <w:p w14:paraId="21CC39B5" w14:textId="77777777" w:rsidR="00414333" w:rsidRPr="00414333" w:rsidRDefault="00414333" w:rsidP="00414333">
      <w:pPr>
        <w:numPr>
          <w:ilvl w:val="0"/>
          <w:numId w:val="59"/>
        </w:numPr>
      </w:pPr>
      <w:r w:rsidRPr="00414333">
        <w:t>Fix:</w:t>
      </w:r>
    </w:p>
    <w:p w14:paraId="32CE9F75" w14:textId="77777777" w:rsidR="00414333" w:rsidRPr="00414333" w:rsidRDefault="00414333" w:rsidP="00414333">
      <w:pPr>
        <w:numPr>
          <w:ilvl w:val="1"/>
          <w:numId w:val="59"/>
        </w:numPr>
      </w:pPr>
      <w:r w:rsidRPr="00414333">
        <w:t>Template string corrected (no TypeScript https unknown symbol errors).</w:t>
      </w:r>
    </w:p>
    <w:p w14:paraId="3BC82904" w14:textId="77777777" w:rsidR="00414333" w:rsidRPr="00414333" w:rsidRDefault="00414333" w:rsidP="00414333">
      <w:pPr>
        <w:numPr>
          <w:ilvl w:val="1"/>
          <w:numId w:val="59"/>
        </w:numPr>
      </w:pPr>
      <w:proofErr w:type="spellStart"/>
      <w:r w:rsidRPr="00414333">
        <w:t>AbortController</w:t>
      </w:r>
      <w:proofErr w:type="spellEnd"/>
      <w:r w:rsidRPr="00414333">
        <w:t xml:space="preserve"> logic to cancel in-flight queries.</w:t>
      </w:r>
    </w:p>
    <w:p w14:paraId="08DA4C4F" w14:textId="77777777" w:rsidR="00414333" w:rsidRPr="00414333" w:rsidRDefault="00414333" w:rsidP="00414333">
      <w:pPr>
        <w:numPr>
          <w:ilvl w:val="1"/>
          <w:numId w:val="59"/>
        </w:numPr>
      </w:pPr>
      <w:proofErr w:type="spellStart"/>
      <w:proofErr w:type="gramStart"/>
      <w:r w:rsidRPr="00414333">
        <w:t>onConfirmLocation</w:t>
      </w:r>
      <w:proofErr w:type="spellEnd"/>
      <w:r w:rsidRPr="00414333">
        <w:t>(</w:t>
      </w:r>
      <w:proofErr w:type="spellStart"/>
      <w:proofErr w:type="gramEnd"/>
      <w:r w:rsidRPr="00414333">
        <w:t>display_name</w:t>
      </w:r>
      <w:proofErr w:type="spellEnd"/>
      <w:r w:rsidRPr="00414333">
        <w:t xml:space="preserve">, pincode) calls App to set </w:t>
      </w:r>
      <w:proofErr w:type="spellStart"/>
      <w:r w:rsidRPr="00414333">
        <w:t>selectedLocation</w:t>
      </w:r>
      <w:proofErr w:type="spellEnd"/>
      <w:r w:rsidRPr="00414333">
        <w:t>.</w:t>
      </w:r>
    </w:p>
    <w:p w14:paraId="39AE1B9C" w14:textId="77777777" w:rsidR="00414333" w:rsidRPr="00414333" w:rsidRDefault="00414333" w:rsidP="00414333">
      <w:pPr>
        <w:numPr>
          <w:ilvl w:val="0"/>
          <w:numId w:val="59"/>
        </w:numPr>
      </w:pPr>
      <w:r w:rsidRPr="00414333">
        <w:t xml:space="preserve">Key: </w:t>
      </w:r>
      <w:proofErr w:type="spellStart"/>
      <w:r w:rsidRPr="00414333">
        <w:t>selectedLocation</w:t>
      </w:r>
      <w:proofErr w:type="spellEnd"/>
      <w:r w:rsidRPr="00414333">
        <w:t xml:space="preserve"> stored in </w:t>
      </w:r>
      <w:proofErr w:type="spellStart"/>
      <w:r w:rsidRPr="00414333">
        <w:t>localStorage</w:t>
      </w:r>
      <w:proofErr w:type="spellEnd"/>
      <w:r w:rsidRPr="00414333">
        <w:t xml:space="preserve"> as JSON so return flows are consistent.</w:t>
      </w:r>
    </w:p>
    <w:p w14:paraId="67661041" w14:textId="77777777" w:rsidR="00414333" w:rsidRPr="00414333" w:rsidRDefault="00414333" w:rsidP="00414333">
      <w:pPr>
        <w:rPr>
          <w:b/>
          <w:bCs/>
        </w:rPr>
      </w:pPr>
      <w:r w:rsidRPr="00414333">
        <w:rPr>
          <w:b/>
          <w:bCs/>
        </w:rPr>
        <w:t xml:space="preserve">15.5. </w:t>
      </w:r>
      <w:proofErr w:type="spellStart"/>
      <w:r w:rsidRPr="00414333">
        <w:rPr>
          <w:b/>
          <w:bCs/>
        </w:rPr>
        <w:t>src</w:t>
      </w:r>
      <w:proofErr w:type="spellEnd"/>
      <w:r w:rsidRPr="00414333">
        <w:rPr>
          <w:b/>
          <w:bCs/>
        </w:rPr>
        <w:t>/components/</w:t>
      </w:r>
      <w:proofErr w:type="spellStart"/>
      <w:r w:rsidRPr="00414333">
        <w:rPr>
          <w:b/>
          <w:bCs/>
        </w:rPr>
        <w:t>ReportScreen.tsx</w:t>
      </w:r>
      <w:proofErr w:type="spellEnd"/>
      <w:r w:rsidRPr="00414333">
        <w:rPr>
          <w:b/>
          <w:bCs/>
        </w:rPr>
        <w:t xml:space="preserve"> (major)</w:t>
      </w:r>
    </w:p>
    <w:p w14:paraId="518A6C9F" w14:textId="77777777" w:rsidR="00414333" w:rsidRPr="00414333" w:rsidRDefault="00414333" w:rsidP="00414333">
      <w:pPr>
        <w:numPr>
          <w:ilvl w:val="0"/>
          <w:numId w:val="60"/>
        </w:numPr>
      </w:pPr>
      <w:r w:rsidRPr="00414333">
        <w:t>Changes implemented (granular):</w:t>
      </w:r>
    </w:p>
    <w:p w14:paraId="4675F5E4" w14:textId="77777777" w:rsidR="00414333" w:rsidRPr="00414333" w:rsidRDefault="00414333" w:rsidP="00414333">
      <w:pPr>
        <w:numPr>
          <w:ilvl w:val="1"/>
          <w:numId w:val="60"/>
        </w:numPr>
      </w:pPr>
      <w:r w:rsidRPr="00414333">
        <w:t>Draft system:</w:t>
      </w:r>
    </w:p>
    <w:p w14:paraId="3666F569" w14:textId="77777777" w:rsidR="00414333" w:rsidRPr="00414333" w:rsidRDefault="00414333" w:rsidP="00414333">
      <w:pPr>
        <w:numPr>
          <w:ilvl w:val="2"/>
          <w:numId w:val="60"/>
        </w:numPr>
      </w:pPr>
      <w:r w:rsidRPr="00414333">
        <w:t>DRAFT_KEY = '</w:t>
      </w:r>
      <w:proofErr w:type="spellStart"/>
      <w:r w:rsidRPr="00414333">
        <w:t>rr_draft_report</w:t>
      </w:r>
      <w:proofErr w:type="spellEnd"/>
      <w:r w:rsidRPr="00414333">
        <w:t>'.</w:t>
      </w:r>
    </w:p>
    <w:p w14:paraId="26E17EDC" w14:textId="77777777" w:rsidR="00414333" w:rsidRPr="00414333" w:rsidRDefault="00414333" w:rsidP="00414333">
      <w:pPr>
        <w:numPr>
          <w:ilvl w:val="2"/>
          <w:numId w:val="60"/>
        </w:numPr>
      </w:pPr>
      <w:r w:rsidRPr="00414333">
        <w:t>Save draft when saving to unconfirmed table; restore draft on mount.</w:t>
      </w:r>
    </w:p>
    <w:p w14:paraId="33CC7CDD" w14:textId="77777777" w:rsidR="00414333" w:rsidRPr="00414333" w:rsidRDefault="00414333" w:rsidP="00414333">
      <w:pPr>
        <w:numPr>
          <w:ilvl w:val="1"/>
          <w:numId w:val="60"/>
        </w:numPr>
      </w:pPr>
      <w:r w:rsidRPr="00414333">
        <w:t>File upload:</w:t>
      </w:r>
    </w:p>
    <w:p w14:paraId="46DEF3F1" w14:textId="77777777" w:rsidR="00414333" w:rsidRPr="00414333" w:rsidRDefault="00414333" w:rsidP="00414333">
      <w:pPr>
        <w:numPr>
          <w:ilvl w:val="2"/>
          <w:numId w:val="60"/>
        </w:numPr>
      </w:pPr>
      <w:r w:rsidRPr="00414333">
        <w:t>Files optional: removed mandatory file check.</w:t>
      </w:r>
    </w:p>
    <w:p w14:paraId="72412D3A" w14:textId="77777777" w:rsidR="00414333" w:rsidRPr="00414333" w:rsidRDefault="00414333" w:rsidP="00414333">
      <w:pPr>
        <w:numPr>
          <w:ilvl w:val="2"/>
          <w:numId w:val="60"/>
        </w:numPr>
      </w:pPr>
      <w:r w:rsidRPr="00414333">
        <w:t xml:space="preserve">Files saved as names array </w:t>
      </w:r>
      <w:proofErr w:type="spellStart"/>
      <w:r w:rsidRPr="00414333">
        <w:t>filesNames</w:t>
      </w:r>
      <w:proofErr w:type="spellEnd"/>
      <w:r w:rsidRPr="00414333">
        <w:t xml:space="preserve"> in DB (actual uploading to storage later is a separate step).</w:t>
      </w:r>
    </w:p>
    <w:p w14:paraId="4971119E" w14:textId="77777777" w:rsidR="00414333" w:rsidRPr="00414333" w:rsidRDefault="00414333" w:rsidP="00414333">
      <w:pPr>
        <w:numPr>
          <w:ilvl w:val="1"/>
          <w:numId w:val="60"/>
        </w:numPr>
      </w:pPr>
      <w:r w:rsidRPr="00414333">
        <w:t xml:space="preserve">Vote required (still): </w:t>
      </w:r>
      <w:proofErr w:type="gramStart"/>
      <w:r w:rsidRPr="00414333">
        <w:t>if !vote</w:t>
      </w:r>
      <w:proofErr w:type="gramEnd"/>
      <w:r w:rsidRPr="00414333">
        <w:t>, error.</w:t>
      </w:r>
    </w:p>
    <w:p w14:paraId="11BDA481" w14:textId="77777777" w:rsidR="00414333" w:rsidRPr="00414333" w:rsidRDefault="00414333" w:rsidP="00414333">
      <w:pPr>
        <w:numPr>
          <w:ilvl w:val="1"/>
          <w:numId w:val="60"/>
        </w:numPr>
      </w:pPr>
      <w:r w:rsidRPr="00414333">
        <w:t>Questionnaire:</w:t>
      </w:r>
    </w:p>
    <w:p w14:paraId="335CB4FE" w14:textId="77777777" w:rsidR="00414333" w:rsidRPr="00414333" w:rsidRDefault="00414333" w:rsidP="00414333">
      <w:pPr>
        <w:numPr>
          <w:ilvl w:val="2"/>
          <w:numId w:val="60"/>
        </w:numPr>
      </w:pPr>
      <w:proofErr w:type="spellStart"/>
      <w:r w:rsidRPr="00414333">
        <w:lastRenderedPageBreak/>
        <w:t>questionnaireCompleted</w:t>
      </w:r>
      <w:proofErr w:type="spellEnd"/>
      <w:r w:rsidRPr="00414333">
        <w:t xml:space="preserve"> </w:t>
      </w:r>
      <w:proofErr w:type="spellStart"/>
      <w:r w:rsidRPr="00414333">
        <w:t>boolean</w:t>
      </w:r>
      <w:proofErr w:type="spellEnd"/>
      <w:r w:rsidRPr="00414333">
        <w:t xml:space="preserve"> persists.</w:t>
      </w:r>
    </w:p>
    <w:p w14:paraId="06983CBC" w14:textId="77777777" w:rsidR="00414333" w:rsidRPr="00414333" w:rsidRDefault="00414333" w:rsidP="00414333">
      <w:pPr>
        <w:numPr>
          <w:ilvl w:val="2"/>
          <w:numId w:val="60"/>
        </w:numPr>
      </w:pPr>
      <w:r w:rsidRPr="00414333">
        <w:t>On first submit:</w:t>
      </w:r>
    </w:p>
    <w:p w14:paraId="195E9E37" w14:textId="77777777" w:rsidR="00414333" w:rsidRPr="00414333" w:rsidRDefault="00414333" w:rsidP="00414333">
      <w:pPr>
        <w:numPr>
          <w:ilvl w:val="3"/>
          <w:numId w:val="60"/>
        </w:numPr>
      </w:pPr>
      <w:r w:rsidRPr="00414333">
        <w:t>If user confirmed: insert into reports (confirmed table).</w:t>
      </w:r>
    </w:p>
    <w:p w14:paraId="5DE85402" w14:textId="77777777" w:rsidR="00414333" w:rsidRPr="00414333" w:rsidRDefault="00414333" w:rsidP="00414333">
      <w:pPr>
        <w:numPr>
          <w:ilvl w:val="3"/>
          <w:numId w:val="60"/>
        </w:numPr>
      </w:pPr>
      <w:r w:rsidRPr="00414333">
        <w:t xml:space="preserve">If unconfirmed: insert into </w:t>
      </w:r>
      <w:proofErr w:type="spellStart"/>
      <w:r w:rsidRPr="00414333">
        <w:t>reports_unconfirmed</w:t>
      </w:r>
      <w:proofErr w:type="spellEnd"/>
      <w:r w:rsidRPr="00414333">
        <w:t xml:space="preserve">, set </w:t>
      </w:r>
      <w:proofErr w:type="spellStart"/>
      <w:r w:rsidRPr="00414333">
        <w:t>qsn_answered</w:t>
      </w:r>
      <w:proofErr w:type="spellEnd"/>
      <w:r w:rsidRPr="00414333">
        <w:t xml:space="preserve"> false if questionnaire not completed.</w:t>
      </w:r>
    </w:p>
    <w:p w14:paraId="34EBBB20" w14:textId="77777777" w:rsidR="00414333" w:rsidRPr="00414333" w:rsidRDefault="00414333" w:rsidP="00414333">
      <w:pPr>
        <w:numPr>
          <w:ilvl w:val="2"/>
          <w:numId w:val="60"/>
        </w:numPr>
      </w:pPr>
      <w:r w:rsidRPr="00414333">
        <w:t xml:space="preserve">After successful unconfirmed insert: set </w:t>
      </w:r>
      <w:proofErr w:type="spellStart"/>
      <w:r w:rsidRPr="00414333">
        <w:t>noticeMsg</w:t>
      </w:r>
      <w:proofErr w:type="spellEnd"/>
      <w:r w:rsidRPr="00414333">
        <w:t xml:space="preserve"> = 'Kindly Confirm E-mail - Necessary for Report Submission'.</w:t>
      </w:r>
    </w:p>
    <w:p w14:paraId="527691C4" w14:textId="77777777" w:rsidR="00414333" w:rsidRPr="00414333" w:rsidRDefault="00414333" w:rsidP="00414333">
      <w:pPr>
        <w:numPr>
          <w:ilvl w:val="2"/>
          <w:numId w:val="60"/>
        </w:numPr>
      </w:pPr>
      <w:r w:rsidRPr="00414333">
        <w:t xml:space="preserve">If later questionnaire submitted: update the relevant report row in reports or </w:t>
      </w:r>
      <w:proofErr w:type="spellStart"/>
      <w:r w:rsidRPr="00414333">
        <w:t>reports_unconfirmed</w:t>
      </w:r>
      <w:proofErr w:type="spellEnd"/>
      <w:r w:rsidRPr="00414333">
        <w:t xml:space="preserve"> to set </w:t>
      </w:r>
      <w:proofErr w:type="spellStart"/>
      <w:r w:rsidRPr="00414333">
        <w:t>qsn_answered</w:t>
      </w:r>
      <w:proofErr w:type="spellEnd"/>
      <w:r w:rsidRPr="00414333">
        <w:t xml:space="preserve">=true and attach questionnaire if desired (you said you </w:t>
      </w:r>
      <w:proofErr w:type="gramStart"/>
      <w:r w:rsidRPr="00414333">
        <w:t>won't</w:t>
      </w:r>
      <w:proofErr w:type="gramEnd"/>
      <w:r w:rsidRPr="00414333">
        <w:t xml:space="preserve"> keep questionnaire column; in that case Questionnaire updates only update the </w:t>
      </w:r>
      <w:proofErr w:type="spellStart"/>
      <w:r w:rsidRPr="00414333">
        <w:t>qsn_answered</w:t>
      </w:r>
      <w:proofErr w:type="spellEnd"/>
      <w:r w:rsidRPr="00414333">
        <w:t xml:space="preserve"> flag and responses stored in separate </w:t>
      </w:r>
      <w:proofErr w:type="spellStart"/>
      <w:r w:rsidRPr="00414333">
        <w:t>questionnaire_responses</w:t>
      </w:r>
      <w:proofErr w:type="spellEnd"/>
      <w:r w:rsidRPr="00414333">
        <w:t>_* tables).</w:t>
      </w:r>
    </w:p>
    <w:p w14:paraId="29C2EF8F" w14:textId="77777777" w:rsidR="00414333" w:rsidRPr="00414333" w:rsidRDefault="00414333" w:rsidP="00414333">
      <w:pPr>
        <w:numPr>
          <w:ilvl w:val="1"/>
          <w:numId w:val="60"/>
        </w:numPr>
      </w:pPr>
      <w:r w:rsidRPr="00414333">
        <w:t>Report pincode logic:</w:t>
      </w:r>
    </w:p>
    <w:p w14:paraId="366D153F" w14:textId="77777777" w:rsidR="00414333" w:rsidRPr="00414333" w:rsidRDefault="00414333" w:rsidP="00414333">
      <w:pPr>
        <w:numPr>
          <w:ilvl w:val="2"/>
          <w:numId w:val="60"/>
        </w:numPr>
      </w:pPr>
      <w:proofErr w:type="spellStart"/>
      <w:r w:rsidRPr="00414333">
        <w:t>user_pincode</w:t>
      </w:r>
      <w:proofErr w:type="spellEnd"/>
      <w:r w:rsidRPr="00414333">
        <w:t xml:space="preserve"> = </w:t>
      </w:r>
      <w:proofErr w:type="spellStart"/>
      <w:r w:rsidRPr="00414333">
        <w:t>localStorage.getItem</w:t>
      </w:r>
      <w:proofErr w:type="spellEnd"/>
      <w:r w:rsidRPr="00414333">
        <w:t>('</w:t>
      </w:r>
      <w:proofErr w:type="spellStart"/>
      <w:r w:rsidRPr="00414333">
        <w:t>locationPincode</w:t>
      </w:r>
      <w:proofErr w:type="spellEnd"/>
      <w:r w:rsidRPr="00414333">
        <w:t>') (3rd screen).</w:t>
      </w:r>
    </w:p>
    <w:p w14:paraId="11D4D2A1" w14:textId="77777777" w:rsidR="00414333" w:rsidRPr="00414333" w:rsidRDefault="00414333" w:rsidP="00414333">
      <w:pPr>
        <w:numPr>
          <w:ilvl w:val="2"/>
          <w:numId w:val="60"/>
        </w:numPr>
      </w:pPr>
      <w:proofErr w:type="spellStart"/>
      <w:r w:rsidRPr="00414333">
        <w:t>report_pincode</w:t>
      </w:r>
      <w:proofErr w:type="spellEnd"/>
      <w:r w:rsidRPr="00414333">
        <w:t xml:space="preserve"> = pincode prop (4th screen selected location).</w:t>
      </w:r>
    </w:p>
    <w:p w14:paraId="2CA11B91" w14:textId="77777777" w:rsidR="00414333" w:rsidRPr="00414333" w:rsidRDefault="00414333" w:rsidP="00414333">
      <w:pPr>
        <w:numPr>
          <w:ilvl w:val="2"/>
          <w:numId w:val="60"/>
        </w:numPr>
      </w:pPr>
      <w:r w:rsidRPr="00414333">
        <w:t xml:space="preserve">Only </w:t>
      </w:r>
      <w:proofErr w:type="spellStart"/>
      <w:r w:rsidRPr="00414333">
        <w:t>report_pincode</w:t>
      </w:r>
      <w:proofErr w:type="spellEnd"/>
      <w:r w:rsidRPr="00414333">
        <w:t xml:space="preserve"> should reflect 4th screen value when inserting report.</w:t>
      </w:r>
    </w:p>
    <w:p w14:paraId="3BAB628B" w14:textId="77777777" w:rsidR="00414333" w:rsidRPr="00414333" w:rsidRDefault="00414333" w:rsidP="00414333">
      <w:pPr>
        <w:numPr>
          <w:ilvl w:val="1"/>
          <w:numId w:val="60"/>
        </w:numPr>
      </w:pPr>
      <w:proofErr w:type="spellStart"/>
      <w:r w:rsidRPr="00414333">
        <w:t>reportId</w:t>
      </w:r>
      <w:proofErr w:type="spellEnd"/>
      <w:r w:rsidRPr="00414333">
        <w:t xml:space="preserve"> type: made string | null (</w:t>
      </w:r>
      <w:proofErr w:type="spellStart"/>
      <w:r w:rsidRPr="00414333">
        <w:t>uuid</w:t>
      </w:r>
      <w:proofErr w:type="spellEnd"/>
      <w:r w:rsidRPr="00414333">
        <w:t>). Fixed TypeScript mismatches where previously number was expected.</w:t>
      </w:r>
    </w:p>
    <w:p w14:paraId="38F0324F" w14:textId="77777777" w:rsidR="00414333" w:rsidRPr="00414333" w:rsidRDefault="00414333" w:rsidP="00414333">
      <w:pPr>
        <w:numPr>
          <w:ilvl w:val="0"/>
          <w:numId w:val="60"/>
        </w:numPr>
      </w:pPr>
      <w:r w:rsidRPr="00414333">
        <w:t xml:space="preserve">Important edits lines: (I will not paste the whole file unless you request </w:t>
      </w:r>
      <w:proofErr w:type="spellStart"/>
      <w:r w:rsidRPr="00414333">
        <w:t>pst</w:t>
      </w:r>
      <w:proofErr w:type="spellEnd"/>
      <w:r w:rsidRPr="00414333">
        <w:t xml:space="preserve"> — per your rule). Summary of exact lines changed:</w:t>
      </w:r>
    </w:p>
    <w:p w14:paraId="71C6C2EF" w14:textId="77777777" w:rsidR="00414333" w:rsidRPr="00414333" w:rsidRDefault="00414333" w:rsidP="00414333">
      <w:pPr>
        <w:numPr>
          <w:ilvl w:val="1"/>
          <w:numId w:val="61"/>
        </w:numPr>
      </w:pPr>
      <w:r w:rsidRPr="00414333">
        <w:t>Removed files-must-exist check if (</w:t>
      </w:r>
      <w:proofErr w:type="spellStart"/>
      <w:proofErr w:type="gramStart"/>
      <w:r w:rsidRPr="00414333">
        <w:t>files.length</w:t>
      </w:r>
      <w:proofErr w:type="spellEnd"/>
      <w:proofErr w:type="gramEnd"/>
      <w:r w:rsidRPr="00414333">
        <w:t xml:space="preserve"> === </w:t>
      </w:r>
      <w:proofErr w:type="gramStart"/>
      <w:r w:rsidRPr="00414333">
        <w:t>0)...</w:t>
      </w:r>
      <w:proofErr w:type="gramEnd"/>
      <w:r w:rsidRPr="00414333">
        <w:t xml:space="preserve"> and instead allow </w:t>
      </w:r>
      <w:proofErr w:type="spellStart"/>
      <w:r w:rsidRPr="00414333">
        <w:t>filesToSave</w:t>
      </w:r>
      <w:proofErr w:type="spellEnd"/>
      <w:r w:rsidRPr="00414333">
        <w:t xml:space="preserve"> = </w:t>
      </w:r>
      <w:proofErr w:type="spellStart"/>
      <w:proofErr w:type="gramStart"/>
      <w:r w:rsidRPr="00414333">
        <w:t>filesNames.length</w:t>
      </w:r>
      <w:proofErr w:type="spellEnd"/>
      <w:r w:rsidRPr="00414333">
        <w:t xml:space="preserve"> ?</w:t>
      </w:r>
      <w:proofErr w:type="gramEnd"/>
      <w:r w:rsidRPr="00414333">
        <w:t xml:space="preserve"> </w:t>
      </w:r>
      <w:proofErr w:type="spellStart"/>
      <w:proofErr w:type="gramStart"/>
      <w:r w:rsidRPr="00414333">
        <w:t>filesNames</w:t>
      </w:r>
      <w:proofErr w:type="spellEnd"/>
      <w:r w:rsidRPr="00414333">
        <w:t xml:space="preserve"> :</w:t>
      </w:r>
      <w:proofErr w:type="gramEnd"/>
      <w:r w:rsidRPr="00414333">
        <w:t xml:space="preserve"> [].</w:t>
      </w:r>
    </w:p>
    <w:p w14:paraId="71313A8A" w14:textId="77777777" w:rsidR="00414333" w:rsidRPr="00414333" w:rsidRDefault="00414333" w:rsidP="00414333">
      <w:pPr>
        <w:numPr>
          <w:ilvl w:val="1"/>
          <w:numId w:val="61"/>
        </w:numPr>
      </w:pPr>
      <w:proofErr w:type="spellStart"/>
      <w:r w:rsidRPr="00414333">
        <w:t>checkUserConfirmed</w:t>
      </w:r>
      <w:proofErr w:type="spellEnd"/>
      <w:r w:rsidRPr="00414333">
        <w:t xml:space="preserve"> query selects </w:t>
      </w:r>
      <w:proofErr w:type="spellStart"/>
      <w:r w:rsidRPr="00414333">
        <w:t>email_confirmed</w:t>
      </w:r>
      <w:proofErr w:type="spellEnd"/>
      <w:r w:rsidRPr="00414333">
        <w:t xml:space="preserve"> from profiles.</w:t>
      </w:r>
    </w:p>
    <w:p w14:paraId="089FB9BF" w14:textId="77777777" w:rsidR="00414333" w:rsidRPr="00414333" w:rsidRDefault="00414333" w:rsidP="00414333">
      <w:pPr>
        <w:numPr>
          <w:ilvl w:val="1"/>
          <w:numId w:val="61"/>
        </w:numPr>
      </w:pPr>
      <w:r w:rsidRPr="00414333">
        <w:t>payload no longer sends questionnaire property if you choose to keep the separate table (but code left questionnaire || null only if you decide to add).</w:t>
      </w:r>
    </w:p>
    <w:p w14:paraId="72A5805E" w14:textId="77777777" w:rsidR="00414333" w:rsidRPr="00414333" w:rsidRDefault="00414333" w:rsidP="00414333">
      <w:pPr>
        <w:numPr>
          <w:ilvl w:val="1"/>
          <w:numId w:val="61"/>
        </w:numPr>
      </w:pPr>
      <w:r w:rsidRPr="00414333">
        <w:lastRenderedPageBreak/>
        <w:t xml:space="preserve">On unconfirmed insertion, code calls </w:t>
      </w:r>
      <w:proofErr w:type="spellStart"/>
      <w:r w:rsidRPr="00414333">
        <w:t>saveDraftToLocalStorage</w:t>
      </w:r>
      <w:proofErr w:type="spellEnd"/>
      <w:r w:rsidRPr="00414333">
        <w:t>(draft).</w:t>
      </w:r>
    </w:p>
    <w:p w14:paraId="523A87E4" w14:textId="77777777" w:rsidR="00414333" w:rsidRPr="00414333" w:rsidRDefault="00414333" w:rsidP="00414333">
      <w:pPr>
        <w:rPr>
          <w:b/>
          <w:bCs/>
        </w:rPr>
      </w:pPr>
      <w:r w:rsidRPr="00414333">
        <w:rPr>
          <w:b/>
          <w:bCs/>
        </w:rPr>
        <w:t xml:space="preserve">15.6. </w:t>
      </w:r>
      <w:proofErr w:type="spellStart"/>
      <w:r w:rsidRPr="00414333">
        <w:rPr>
          <w:b/>
          <w:bCs/>
        </w:rPr>
        <w:t>src</w:t>
      </w:r>
      <w:proofErr w:type="spellEnd"/>
      <w:r w:rsidRPr="00414333">
        <w:rPr>
          <w:b/>
          <w:bCs/>
        </w:rPr>
        <w:t>/components/</w:t>
      </w:r>
      <w:proofErr w:type="spellStart"/>
      <w:r w:rsidRPr="00414333">
        <w:rPr>
          <w:b/>
          <w:bCs/>
        </w:rPr>
        <w:t>Questionnaire.tsx</w:t>
      </w:r>
      <w:proofErr w:type="spellEnd"/>
      <w:r w:rsidRPr="00414333">
        <w:rPr>
          <w:b/>
          <w:bCs/>
        </w:rPr>
        <w:t xml:space="preserve"> (major)</w:t>
      </w:r>
    </w:p>
    <w:p w14:paraId="2A7C057B" w14:textId="77777777" w:rsidR="00414333" w:rsidRPr="00414333" w:rsidRDefault="00414333" w:rsidP="00414333">
      <w:pPr>
        <w:numPr>
          <w:ilvl w:val="0"/>
          <w:numId w:val="62"/>
        </w:numPr>
      </w:pPr>
      <w:r w:rsidRPr="00414333">
        <w:t>Final behavior implemented:</w:t>
      </w:r>
    </w:p>
    <w:p w14:paraId="72EAF661" w14:textId="77777777" w:rsidR="00414333" w:rsidRPr="00414333" w:rsidRDefault="00414333" w:rsidP="00414333">
      <w:pPr>
        <w:numPr>
          <w:ilvl w:val="1"/>
          <w:numId w:val="62"/>
        </w:numPr>
      </w:pPr>
      <w:r w:rsidRPr="00414333">
        <w:t xml:space="preserve">Uses </w:t>
      </w:r>
      <w:proofErr w:type="spellStart"/>
      <w:r w:rsidRPr="00414333">
        <w:t>reportId</w:t>
      </w:r>
      <w:proofErr w:type="spellEnd"/>
      <w:r w:rsidRPr="00414333">
        <w:t xml:space="preserve"> (</w:t>
      </w:r>
      <w:proofErr w:type="spellStart"/>
      <w:r w:rsidRPr="00414333">
        <w:t>uuid</w:t>
      </w:r>
      <w:proofErr w:type="spellEnd"/>
      <w:r w:rsidRPr="00414333">
        <w:t xml:space="preserve"> string) and </w:t>
      </w:r>
      <w:proofErr w:type="spellStart"/>
      <w:r w:rsidRPr="00414333">
        <w:t>userId</w:t>
      </w:r>
      <w:proofErr w:type="spellEnd"/>
      <w:r w:rsidRPr="00414333">
        <w:t xml:space="preserve"> to decide where to write.</w:t>
      </w:r>
    </w:p>
    <w:p w14:paraId="3AFAD802" w14:textId="77777777" w:rsidR="00414333" w:rsidRPr="00414333" w:rsidRDefault="00414333" w:rsidP="00414333">
      <w:pPr>
        <w:numPr>
          <w:ilvl w:val="1"/>
          <w:numId w:val="62"/>
        </w:numPr>
      </w:pPr>
      <w:r w:rsidRPr="00414333">
        <w:t xml:space="preserve">For confirmed users: insert to </w:t>
      </w:r>
      <w:proofErr w:type="spellStart"/>
      <w:r w:rsidRPr="00414333">
        <w:t>questionnaire_responses_confirmed</w:t>
      </w:r>
      <w:proofErr w:type="spellEnd"/>
      <w:r w:rsidRPr="00414333">
        <w:t xml:space="preserve"> </w:t>
      </w:r>
      <w:proofErr w:type="gramStart"/>
      <w:r w:rsidRPr="00414333">
        <w:t>and also</w:t>
      </w:r>
      <w:proofErr w:type="gramEnd"/>
      <w:r w:rsidRPr="00414333">
        <w:t xml:space="preserve"> update reports set </w:t>
      </w:r>
      <w:proofErr w:type="spellStart"/>
      <w:r w:rsidRPr="00414333">
        <w:t>qsn_answered</w:t>
      </w:r>
      <w:proofErr w:type="spellEnd"/>
      <w:r w:rsidRPr="00414333">
        <w:t>=true.</w:t>
      </w:r>
    </w:p>
    <w:p w14:paraId="443D8670" w14:textId="77777777" w:rsidR="00414333" w:rsidRPr="00414333" w:rsidRDefault="00414333" w:rsidP="00414333">
      <w:pPr>
        <w:numPr>
          <w:ilvl w:val="1"/>
          <w:numId w:val="62"/>
        </w:numPr>
      </w:pPr>
      <w:r w:rsidRPr="00414333">
        <w:t xml:space="preserve">For unconfirmed users: insert to </w:t>
      </w:r>
      <w:proofErr w:type="spellStart"/>
      <w:r w:rsidRPr="00414333">
        <w:t>questionnaire_responses_unconfirmed</w:t>
      </w:r>
      <w:proofErr w:type="spellEnd"/>
      <w:r w:rsidRPr="00414333">
        <w:t xml:space="preserve">, update </w:t>
      </w:r>
      <w:proofErr w:type="spellStart"/>
      <w:r w:rsidRPr="00414333">
        <w:t>reports_unconfirmed</w:t>
      </w:r>
      <w:proofErr w:type="spellEnd"/>
      <w:r w:rsidRPr="00414333">
        <w:t xml:space="preserve"> set </w:t>
      </w:r>
      <w:proofErr w:type="spellStart"/>
      <w:r w:rsidRPr="00414333">
        <w:t>qsn_answered</w:t>
      </w:r>
      <w:proofErr w:type="spellEnd"/>
      <w:r w:rsidRPr="00414333">
        <w:t xml:space="preserve">=true. Also persists answers to </w:t>
      </w:r>
      <w:proofErr w:type="spellStart"/>
      <w:r w:rsidRPr="00414333">
        <w:t>localStorage</w:t>
      </w:r>
      <w:proofErr w:type="spellEnd"/>
      <w:r w:rsidRPr="00414333">
        <w:t xml:space="preserve"> under </w:t>
      </w:r>
      <w:proofErr w:type="spellStart"/>
      <w:r w:rsidRPr="00414333">
        <w:t>questionnaire_answers</w:t>
      </w:r>
      <w:proofErr w:type="spellEnd"/>
      <w:r w:rsidRPr="00414333">
        <w:t>_{</w:t>
      </w:r>
      <w:proofErr w:type="spellStart"/>
      <w:r w:rsidRPr="00414333">
        <w:t>reportId</w:t>
      </w:r>
      <w:proofErr w:type="spellEnd"/>
      <w:r w:rsidRPr="00414333">
        <w:t>}.</w:t>
      </w:r>
    </w:p>
    <w:p w14:paraId="075B5BFF" w14:textId="77777777" w:rsidR="00414333" w:rsidRPr="00414333" w:rsidRDefault="00414333" w:rsidP="00414333">
      <w:pPr>
        <w:numPr>
          <w:ilvl w:val="1"/>
          <w:numId w:val="62"/>
        </w:numPr>
      </w:pPr>
      <w:r w:rsidRPr="00414333">
        <w:t>UI changes:</w:t>
      </w:r>
    </w:p>
    <w:p w14:paraId="56E4E8ED" w14:textId="77777777" w:rsidR="00414333" w:rsidRPr="00414333" w:rsidRDefault="00414333" w:rsidP="00414333">
      <w:pPr>
        <w:numPr>
          <w:ilvl w:val="2"/>
          <w:numId w:val="62"/>
        </w:numPr>
      </w:pPr>
      <w:r w:rsidRPr="00414333">
        <w:t>Enforced full-box click: wrap the radio/checkbox inside a clickable div that triggers the input on click (</w:t>
      </w:r>
      <w:proofErr w:type="spellStart"/>
      <w:r w:rsidRPr="00414333">
        <w:t>onClick</w:t>
      </w:r>
      <w:proofErr w:type="spellEnd"/>
      <w:proofErr w:type="gramStart"/>
      <w:r w:rsidRPr="00414333">
        <w:t>={</w:t>
      </w:r>
      <w:proofErr w:type="gramEnd"/>
      <w:r w:rsidRPr="00414333">
        <w:t xml:space="preserve">() =&gt; </w:t>
      </w:r>
      <w:proofErr w:type="spellStart"/>
      <w:r w:rsidRPr="00414333">
        <w:t>setValue</w:t>
      </w:r>
      <w:proofErr w:type="spellEnd"/>
      <w:r w:rsidRPr="00414333">
        <w:t>(...)}) so selection works when clicking anywhere in the box.</w:t>
      </w:r>
    </w:p>
    <w:p w14:paraId="26C8BB25" w14:textId="77777777" w:rsidR="00414333" w:rsidRPr="00414333" w:rsidRDefault="00414333" w:rsidP="00414333">
      <w:pPr>
        <w:numPr>
          <w:ilvl w:val="2"/>
          <w:numId w:val="62"/>
        </w:numPr>
      </w:pPr>
      <w:r w:rsidRPr="00414333">
        <w:t>Forced red rounded border: rounded-</w:t>
      </w:r>
      <w:proofErr w:type="spellStart"/>
      <w:r w:rsidRPr="00414333">
        <w:t>lg</w:t>
      </w:r>
      <w:proofErr w:type="spellEnd"/>
      <w:r w:rsidRPr="00414333">
        <w:t xml:space="preserve"> border-2 border-red-400 applied directly to option container (overrides conflicting CSS).</w:t>
      </w:r>
    </w:p>
    <w:p w14:paraId="7DC03542" w14:textId="77777777" w:rsidR="00414333" w:rsidRPr="00414333" w:rsidRDefault="00414333" w:rsidP="00414333">
      <w:pPr>
        <w:numPr>
          <w:ilvl w:val="1"/>
          <w:numId w:val="62"/>
        </w:numPr>
      </w:pPr>
      <w:r w:rsidRPr="00414333">
        <w:t>Type and schema guards:</w:t>
      </w:r>
    </w:p>
    <w:p w14:paraId="51C8155E" w14:textId="77777777" w:rsidR="00414333" w:rsidRPr="00414333" w:rsidRDefault="00414333" w:rsidP="00414333">
      <w:pPr>
        <w:numPr>
          <w:ilvl w:val="2"/>
          <w:numId w:val="62"/>
        </w:numPr>
      </w:pPr>
      <w:proofErr w:type="spellStart"/>
      <w:r w:rsidRPr="00414333">
        <w:t>inputId</w:t>
      </w:r>
      <w:proofErr w:type="spellEnd"/>
      <w:r w:rsidRPr="00414333">
        <w:t xml:space="preserve"> sanitized, unique per </w:t>
      </w:r>
      <w:proofErr w:type="spellStart"/>
      <w:r w:rsidRPr="00414333">
        <w:t>question+option</w:t>
      </w:r>
      <w:proofErr w:type="spellEnd"/>
      <w:r w:rsidRPr="00414333">
        <w:t>.</w:t>
      </w:r>
    </w:p>
    <w:p w14:paraId="03E8A2AD" w14:textId="77777777" w:rsidR="00414333" w:rsidRPr="00414333" w:rsidRDefault="00414333" w:rsidP="00414333">
      <w:pPr>
        <w:numPr>
          <w:ilvl w:val="2"/>
          <w:numId w:val="62"/>
        </w:numPr>
      </w:pPr>
      <w:proofErr w:type="spellStart"/>
      <w:r w:rsidRPr="00414333">
        <w:t>saveResponsesToTable</w:t>
      </w:r>
      <w:proofErr w:type="spellEnd"/>
      <w:r w:rsidRPr="00414333">
        <w:t xml:space="preserve"> helper returns entire </w:t>
      </w:r>
      <w:proofErr w:type="spellStart"/>
      <w:r w:rsidRPr="00414333">
        <w:t>supabase</w:t>
      </w:r>
      <w:proofErr w:type="spellEnd"/>
      <w:r w:rsidRPr="00414333">
        <w:t xml:space="preserve"> result to caller.</w:t>
      </w:r>
    </w:p>
    <w:p w14:paraId="0EB56D10" w14:textId="77777777" w:rsidR="00414333" w:rsidRPr="00414333" w:rsidRDefault="00414333" w:rsidP="00414333">
      <w:pPr>
        <w:numPr>
          <w:ilvl w:val="0"/>
          <w:numId w:val="62"/>
        </w:numPr>
      </w:pPr>
      <w:r w:rsidRPr="00414333">
        <w:t xml:space="preserve">RLS &amp; permission considerations: For client writes to </w:t>
      </w:r>
      <w:proofErr w:type="spellStart"/>
      <w:r w:rsidRPr="00414333">
        <w:t>questionnaire_responses_unconfirmed</w:t>
      </w:r>
      <w:proofErr w:type="spellEnd"/>
      <w:r w:rsidRPr="00414333">
        <w:t xml:space="preserve">, ensure RLS allows authenticated inserts where </w:t>
      </w:r>
      <w:proofErr w:type="spellStart"/>
      <w:r w:rsidRPr="00414333">
        <w:t>user_id</w:t>
      </w:r>
      <w:proofErr w:type="spellEnd"/>
      <w:r w:rsidRPr="00414333">
        <w:t xml:space="preserve"> = </w:t>
      </w:r>
      <w:proofErr w:type="spellStart"/>
      <w:proofErr w:type="gramStart"/>
      <w:r w:rsidRPr="00414333">
        <w:t>auth.uid</w:t>
      </w:r>
      <w:proofErr w:type="spellEnd"/>
      <w:r w:rsidRPr="00414333">
        <w:t>(</w:t>
      </w:r>
      <w:proofErr w:type="gramEnd"/>
      <w:r w:rsidRPr="00414333">
        <w:t>).</w:t>
      </w:r>
    </w:p>
    <w:p w14:paraId="6125CAB7" w14:textId="77777777" w:rsidR="00414333" w:rsidRPr="00414333" w:rsidRDefault="00000000" w:rsidP="00414333">
      <w:r>
        <w:pict w14:anchorId="27291F3B">
          <v:rect id="_x0000_i1054" style="width:0;height:1.5pt" o:hralign="center" o:hrstd="t" o:hr="t" fillcolor="#a0a0a0" stroked="f"/>
        </w:pict>
      </w:r>
    </w:p>
    <w:p w14:paraId="01DEA866" w14:textId="77777777" w:rsidR="00414333" w:rsidRPr="00414333" w:rsidRDefault="00414333" w:rsidP="00414333">
      <w:pPr>
        <w:rPr>
          <w:b/>
          <w:bCs/>
        </w:rPr>
      </w:pPr>
      <w:r w:rsidRPr="00414333">
        <w:rPr>
          <w:b/>
          <w:bCs/>
        </w:rPr>
        <w:t>Chapter 16 — Concrete DB Tables Created/Modified (explicit list + types)</w:t>
      </w:r>
    </w:p>
    <w:p w14:paraId="55EF0355" w14:textId="77777777" w:rsidR="00414333" w:rsidRPr="00414333" w:rsidRDefault="00414333" w:rsidP="00414333">
      <w:r w:rsidRPr="00414333">
        <w:rPr>
          <w:b/>
          <w:bCs/>
        </w:rPr>
        <w:t>Purpose:</w:t>
      </w:r>
      <w:r w:rsidRPr="00414333">
        <w:t xml:space="preserve"> List exact tables to create or modify; types and constraints so you can create them 1:1.</w:t>
      </w:r>
    </w:p>
    <w:p w14:paraId="4D5FA926" w14:textId="77777777" w:rsidR="00414333" w:rsidRPr="00414333" w:rsidRDefault="00414333" w:rsidP="00414333">
      <w:proofErr w:type="gramStart"/>
      <w:r w:rsidRPr="00414333">
        <w:lastRenderedPageBreak/>
        <w:t>I’m</w:t>
      </w:r>
      <w:proofErr w:type="gramEnd"/>
      <w:r w:rsidRPr="00414333">
        <w:t xml:space="preserve"> listing four tables you requested (two reports, two questionnaire responses) and essential columns and data types. Use these exact columns.</w:t>
      </w:r>
    </w:p>
    <w:p w14:paraId="69E8FC68" w14:textId="77777777" w:rsidR="00414333" w:rsidRPr="00414333" w:rsidRDefault="00414333" w:rsidP="00414333">
      <w:pPr>
        <w:rPr>
          <w:b/>
          <w:bCs/>
        </w:rPr>
      </w:pPr>
      <w:r w:rsidRPr="00414333">
        <w:rPr>
          <w:b/>
          <w:bCs/>
        </w:rPr>
        <w:t>16.1. reports (confirmed)</w:t>
      </w:r>
    </w:p>
    <w:p w14:paraId="2A280750" w14:textId="77777777" w:rsidR="00414333" w:rsidRPr="00414333" w:rsidRDefault="00414333" w:rsidP="00414333">
      <w:pPr>
        <w:numPr>
          <w:ilvl w:val="0"/>
          <w:numId w:val="63"/>
        </w:numPr>
      </w:pPr>
      <w:r w:rsidRPr="00414333">
        <w:t xml:space="preserve">id </w:t>
      </w:r>
      <w:proofErr w:type="spellStart"/>
      <w:r w:rsidRPr="00414333">
        <w:t>uuid</w:t>
      </w:r>
      <w:proofErr w:type="spellEnd"/>
      <w:r w:rsidRPr="00414333">
        <w:t xml:space="preserve"> PRIMARY KEY DEFAULT </w:t>
      </w:r>
      <w:proofErr w:type="spellStart"/>
      <w:r w:rsidRPr="00414333">
        <w:t>gen_random_</w:t>
      </w:r>
      <w:proofErr w:type="gramStart"/>
      <w:r w:rsidRPr="00414333">
        <w:t>uuid</w:t>
      </w:r>
      <w:proofErr w:type="spellEnd"/>
      <w:r w:rsidRPr="00414333">
        <w:t>(</w:t>
      </w:r>
      <w:proofErr w:type="gramEnd"/>
      <w:r w:rsidRPr="00414333">
        <w:t>)</w:t>
      </w:r>
    </w:p>
    <w:p w14:paraId="5CAD4042" w14:textId="77777777" w:rsidR="00414333" w:rsidRPr="00414333" w:rsidRDefault="00414333" w:rsidP="00414333">
      <w:pPr>
        <w:numPr>
          <w:ilvl w:val="0"/>
          <w:numId w:val="63"/>
        </w:numPr>
      </w:pPr>
      <w:proofErr w:type="spellStart"/>
      <w:r w:rsidRPr="00414333">
        <w:t>user_id</w:t>
      </w:r>
      <w:proofErr w:type="spellEnd"/>
      <w:r w:rsidRPr="00414333">
        <w:t xml:space="preserve"> </w:t>
      </w:r>
      <w:proofErr w:type="spellStart"/>
      <w:r w:rsidRPr="00414333">
        <w:t>uuid</w:t>
      </w:r>
      <w:proofErr w:type="spellEnd"/>
      <w:r w:rsidRPr="00414333">
        <w:t xml:space="preserve"> REFERENCES </w:t>
      </w:r>
      <w:proofErr w:type="spellStart"/>
      <w:proofErr w:type="gramStart"/>
      <w:r w:rsidRPr="00414333">
        <w:t>auth.users</w:t>
      </w:r>
      <w:proofErr w:type="spellEnd"/>
      <w:proofErr w:type="gramEnd"/>
      <w:r w:rsidRPr="00414333">
        <w:t>(id) (or profiles.id)</w:t>
      </w:r>
    </w:p>
    <w:p w14:paraId="7D8706A7" w14:textId="77777777" w:rsidR="00414333" w:rsidRPr="00414333" w:rsidRDefault="00414333" w:rsidP="00414333">
      <w:pPr>
        <w:numPr>
          <w:ilvl w:val="0"/>
          <w:numId w:val="63"/>
        </w:numPr>
      </w:pPr>
      <w:proofErr w:type="spellStart"/>
      <w:r w:rsidRPr="00414333">
        <w:t>user_pincode</w:t>
      </w:r>
      <w:proofErr w:type="spellEnd"/>
      <w:r w:rsidRPr="00414333">
        <w:t xml:space="preserve"> text — pincode captured from </w:t>
      </w:r>
      <w:proofErr w:type="spellStart"/>
      <w:r w:rsidRPr="00414333">
        <w:t>LocationPermission</w:t>
      </w:r>
      <w:proofErr w:type="spellEnd"/>
      <w:r w:rsidRPr="00414333">
        <w:t xml:space="preserve"> (screen 3)</w:t>
      </w:r>
    </w:p>
    <w:p w14:paraId="40173D56" w14:textId="77777777" w:rsidR="00414333" w:rsidRPr="00414333" w:rsidRDefault="00414333" w:rsidP="00414333">
      <w:pPr>
        <w:numPr>
          <w:ilvl w:val="0"/>
          <w:numId w:val="63"/>
        </w:numPr>
      </w:pPr>
      <w:proofErr w:type="spellStart"/>
      <w:r w:rsidRPr="00414333">
        <w:t>report_pincode</w:t>
      </w:r>
      <w:proofErr w:type="spellEnd"/>
      <w:r w:rsidRPr="00414333">
        <w:t xml:space="preserve"> text — pincode captured from </w:t>
      </w:r>
      <w:proofErr w:type="spellStart"/>
      <w:r w:rsidRPr="00414333">
        <w:t>LocationSearch</w:t>
      </w:r>
      <w:proofErr w:type="spellEnd"/>
      <w:r w:rsidRPr="00414333">
        <w:t xml:space="preserve"> (screen 4)</w:t>
      </w:r>
    </w:p>
    <w:p w14:paraId="5698F212" w14:textId="77777777" w:rsidR="00414333" w:rsidRPr="00414333" w:rsidRDefault="00414333" w:rsidP="00414333">
      <w:pPr>
        <w:numPr>
          <w:ilvl w:val="0"/>
          <w:numId w:val="63"/>
        </w:numPr>
      </w:pPr>
      <w:r w:rsidRPr="00414333">
        <w:t xml:space="preserve">location text — </w:t>
      </w:r>
      <w:proofErr w:type="spellStart"/>
      <w:r w:rsidRPr="00414333">
        <w:t>display_name</w:t>
      </w:r>
      <w:proofErr w:type="spellEnd"/>
      <w:r w:rsidRPr="00414333">
        <w:t xml:space="preserve"> from </w:t>
      </w:r>
      <w:proofErr w:type="spellStart"/>
      <w:r w:rsidRPr="00414333">
        <w:t>nominatim</w:t>
      </w:r>
      <w:proofErr w:type="spellEnd"/>
    </w:p>
    <w:p w14:paraId="448B709C" w14:textId="77777777" w:rsidR="00414333" w:rsidRPr="00414333" w:rsidRDefault="00414333" w:rsidP="00414333">
      <w:pPr>
        <w:numPr>
          <w:ilvl w:val="0"/>
          <w:numId w:val="63"/>
        </w:numPr>
      </w:pPr>
      <w:proofErr w:type="spellStart"/>
      <w:r w:rsidRPr="00414333">
        <w:t>qsn_answered</w:t>
      </w:r>
      <w:proofErr w:type="spellEnd"/>
      <w:r w:rsidRPr="00414333">
        <w:t xml:space="preserve"> </w:t>
      </w:r>
      <w:proofErr w:type="spellStart"/>
      <w:r w:rsidRPr="00414333">
        <w:t>boolean</w:t>
      </w:r>
      <w:proofErr w:type="spellEnd"/>
      <w:r w:rsidRPr="00414333">
        <w:t xml:space="preserve"> DEFAULT false</w:t>
      </w:r>
    </w:p>
    <w:p w14:paraId="346BE2DF" w14:textId="77777777" w:rsidR="00414333" w:rsidRPr="00414333" w:rsidRDefault="00414333" w:rsidP="00414333">
      <w:pPr>
        <w:numPr>
          <w:ilvl w:val="0"/>
          <w:numId w:val="63"/>
        </w:numPr>
      </w:pPr>
      <w:r w:rsidRPr="00414333">
        <w:t>vote text</w:t>
      </w:r>
    </w:p>
    <w:p w14:paraId="29EB4274" w14:textId="77777777" w:rsidR="00414333" w:rsidRPr="00414333" w:rsidRDefault="00414333" w:rsidP="00414333">
      <w:pPr>
        <w:numPr>
          <w:ilvl w:val="0"/>
          <w:numId w:val="63"/>
        </w:numPr>
      </w:pPr>
      <w:r w:rsidRPr="00414333">
        <w:t xml:space="preserve">files </w:t>
      </w:r>
      <w:proofErr w:type="spellStart"/>
      <w:r w:rsidRPr="00414333">
        <w:t>jsonb</w:t>
      </w:r>
      <w:proofErr w:type="spellEnd"/>
      <w:r w:rsidRPr="00414333">
        <w:t xml:space="preserve"> — array of file names ['a.jpg', 'b.mp4']</w:t>
      </w:r>
    </w:p>
    <w:p w14:paraId="416133E2" w14:textId="77777777" w:rsidR="00414333" w:rsidRPr="00414333" w:rsidRDefault="00414333" w:rsidP="00414333">
      <w:pPr>
        <w:numPr>
          <w:ilvl w:val="0"/>
          <w:numId w:val="63"/>
        </w:numPr>
      </w:pPr>
      <w:proofErr w:type="spellStart"/>
      <w:r w:rsidRPr="00414333">
        <w:t>created_at</w:t>
      </w:r>
      <w:proofErr w:type="spellEnd"/>
      <w:r w:rsidRPr="00414333">
        <w:t xml:space="preserve"> </w:t>
      </w:r>
      <w:proofErr w:type="spellStart"/>
      <w:r w:rsidRPr="00414333">
        <w:t>timestamptz</w:t>
      </w:r>
      <w:proofErr w:type="spellEnd"/>
      <w:r w:rsidRPr="00414333">
        <w:t xml:space="preserve"> DEFAULT </w:t>
      </w:r>
      <w:proofErr w:type="gramStart"/>
      <w:r w:rsidRPr="00414333">
        <w:t>now(</w:t>
      </w:r>
      <w:proofErr w:type="gramEnd"/>
      <w:r w:rsidRPr="00414333">
        <w:t>)</w:t>
      </w:r>
    </w:p>
    <w:p w14:paraId="4910337A" w14:textId="77777777" w:rsidR="00414333" w:rsidRPr="00414333" w:rsidRDefault="00414333" w:rsidP="00414333">
      <w:pPr>
        <w:numPr>
          <w:ilvl w:val="0"/>
          <w:numId w:val="63"/>
        </w:numPr>
      </w:pPr>
      <w:r w:rsidRPr="00414333">
        <w:t xml:space="preserve">RLS: allow inserts by service role; allow inserts by </w:t>
      </w:r>
      <w:proofErr w:type="spellStart"/>
      <w:proofErr w:type="gramStart"/>
      <w:r w:rsidRPr="00414333">
        <w:t>auth.uid</w:t>
      </w:r>
      <w:proofErr w:type="spellEnd"/>
      <w:r w:rsidRPr="00414333">
        <w:t>(</w:t>
      </w:r>
      <w:proofErr w:type="gramEnd"/>
      <w:r w:rsidRPr="00414333">
        <w:t xml:space="preserve">) when </w:t>
      </w:r>
      <w:proofErr w:type="spellStart"/>
      <w:r w:rsidRPr="00414333">
        <w:t>user_id</w:t>
      </w:r>
      <w:proofErr w:type="spellEnd"/>
      <w:r w:rsidRPr="00414333">
        <w:t xml:space="preserve"> = </w:t>
      </w:r>
      <w:proofErr w:type="spellStart"/>
      <w:proofErr w:type="gramStart"/>
      <w:r w:rsidRPr="00414333">
        <w:t>auth.uid</w:t>
      </w:r>
      <w:proofErr w:type="spellEnd"/>
      <w:r w:rsidRPr="00414333">
        <w:t>(</w:t>
      </w:r>
      <w:proofErr w:type="gramEnd"/>
      <w:r w:rsidRPr="00414333">
        <w:t>)</w:t>
      </w:r>
    </w:p>
    <w:p w14:paraId="0D93A903" w14:textId="77777777" w:rsidR="00414333" w:rsidRPr="00414333" w:rsidRDefault="00414333" w:rsidP="00414333">
      <w:pPr>
        <w:rPr>
          <w:b/>
          <w:bCs/>
        </w:rPr>
      </w:pPr>
      <w:r w:rsidRPr="00414333">
        <w:rPr>
          <w:b/>
          <w:bCs/>
        </w:rPr>
        <w:t xml:space="preserve">16.2. </w:t>
      </w:r>
      <w:proofErr w:type="spellStart"/>
      <w:r w:rsidRPr="00414333">
        <w:rPr>
          <w:b/>
          <w:bCs/>
        </w:rPr>
        <w:t>reports_unconfirmed</w:t>
      </w:r>
      <w:proofErr w:type="spellEnd"/>
      <w:r w:rsidRPr="00414333">
        <w:rPr>
          <w:b/>
          <w:bCs/>
        </w:rPr>
        <w:t xml:space="preserve"> (mirror)</w:t>
      </w:r>
    </w:p>
    <w:p w14:paraId="74C79BD2" w14:textId="77777777" w:rsidR="00414333" w:rsidRPr="00414333" w:rsidRDefault="00414333" w:rsidP="00414333">
      <w:pPr>
        <w:numPr>
          <w:ilvl w:val="0"/>
          <w:numId w:val="64"/>
        </w:numPr>
      </w:pPr>
      <w:r w:rsidRPr="00414333">
        <w:t>Same columns/types as reports table (mirror schema), except same permissions and RLS policy allowing authenticated users to insert their own records.</w:t>
      </w:r>
    </w:p>
    <w:p w14:paraId="28B1CF49" w14:textId="77777777" w:rsidR="00414333" w:rsidRPr="00414333" w:rsidRDefault="00414333" w:rsidP="00414333">
      <w:pPr>
        <w:rPr>
          <w:b/>
          <w:bCs/>
        </w:rPr>
      </w:pPr>
      <w:r w:rsidRPr="00414333">
        <w:rPr>
          <w:b/>
          <w:bCs/>
        </w:rPr>
        <w:t xml:space="preserve">16.3. </w:t>
      </w:r>
      <w:proofErr w:type="spellStart"/>
      <w:r w:rsidRPr="00414333">
        <w:rPr>
          <w:b/>
          <w:bCs/>
        </w:rPr>
        <w:t>questionnaire_responses_confirmed</w:t>
      </w:r>
      <w:proofErr w:type="spellEnd"/>
    </w:p>
    <w:p w14:paraId="4869F112" w14:textId="77777777" w:rsidR="00414333" w:rsidRPr="00414333" w:rsidRDefault="00414333" w:rsidP="00414333">
      <w:pPr>
        <w:numPr>
          <w:ilvl w:val="0"/>
          <w:numId w:val="65"/>
        </w:numPr>
      </w:pPr>
      <w:r w:rsidRPr="00414333">
        <w:t xml:space="preserve">id </w:t>
      </w:r>
      <w:proofErr w:type="spellStart"/>
      <w:r w:rsidRPr="00414333">
        <w:t>uuid</w:t>
      </w:r>
      <w:proofErr w:type="spellEnd"/>
      <w:r w:rsidRPr="00414333">
        <w:t xml:space="preserve"> PRIMARY KEY DEFAULT </w:t>
      </w:r>
      <w:proofErr w:type="spellStart"/>
      <w:r w:rsidRPr="00414333">
        <w:t>gen_random_</w:t>
      </w:r>
      <w:proofErr w:type="gramStart"/>
      <w:r w:rsidRPr="00414333">
        <w:t>uuid</w:t>
      </w:r>
      <w:proofErr w:type="spellEnd"/>
      <w:r w:rsidRPr="00414333">
        <w:t>(</w:t>
      </w:r>
      <w:proofErr w:type="gramEnd"/>
      <w:r w:rsidRPr="00414333">
        <w:t>)</w:t>
      </w:r>
    </w:p>
    <w:p w14:paraId="2352194E" w14:textId="77777777" w:rsidR="00414333" w:rsidRPr="00414333" w:rsidRDefault="00414333" w:rsidP="00414333">
      <w:pPr>
        <w:numPr>
          <w:ilvl w:val="0"/>
          <w:numId w:val="65"/>
        </w:numPr>
      </w:pPr>
      <w:proofErr w:type="spellStart"/>
      <w:r w:rsidRPr="00414333">
        <w:t>report_id</w:t>
      </w:r>
      <w:proofErr w:type="spellEnd"/>
      <w:r w:rsidRPr="00414333">
        <w:t xml:space="preserve"> </w:t>
      </w:r>
      <w:proofErr w:type="spellStart"/>
      <w:r w:rsidRPr="00414333">
        <w:t>uuid</w:t>
      </w:r>
      <w:proofErr w:type="spellEnd"/>
      <w:r w:rsidRPr="00414333">
        <w:t xml:space="preserve"> REFERENCES reports(id)</w:t>
      </w:r>
    </w:p>
    <w:p w14:paraId="1FA1900B" w14:textId="77777777" w:rsidR="00414333" w:rsidRPr="00414333" w:rsidRDefault="00414333" w:rsidP="00414333">
      <w:pPr>
        <w:numPr>
          <w:ilvl w:val="0"/>
          <w:numId w:val="65"/>
        </w:numPr>
      </w:pPr>
      <w:proofErr w:type="spellStart"/>
      <w:r w:rsidRPr="00414333">
        <w:t>user_id</w:t>
      </w:r>
      <w:proofErr w:type="spellEnd"/>
      <w:r w:rsidRPr="00414333">
        <w:t xml:space="preserve"> </w:t>
      </w:r>
      <w:proofErr w:type="spellStart"/>
      <w:r w:rsidRPr="00414333">
        <w:t>uuid</w:t>
      </w:r>
      <w:proofErr w:type="spellEnd"/>
      <w:r w:rsidRPr="00414333">
        <w:t xml:space="preserve"> REFERENCES profiles(id) (or </w:t>
      </w:r>
      <w:proofErr w:type="spellStart"/>
      <w:proofErr w:type="gramStart"/>
      <w:r w:rsidRPr="00414333">
        <w:t>auth.users</w:t>
      </w:r>
      <w:proofErr w:type="spellEnd"/>
      <w:proofErr w:type="gramEnd"/>
      <w:r w:rsidRPr="00414333">
        <w:t>)</w:t>
      </w:r>
    </w:p>
    <w:p w14:paraId="141FAD25" w14:textId="77777777" w:rsidR="00414333" w:rsidRPr="00414333" w:rsidRDefault="00414333" w:rsidP="00414333">
      <w:pPr>
        <w:numPr>
          <w:ilvl w:val="0"/>
          <w:numId w:val="65"/>
        </w:numPr>
      </w:pPr>
      <w:r w:rsidRPr="00414333">
        <w:t xml:space="preserve">answers </w:t>
      </w:r>
      <w:proofErr w:type="spellStart"/>
      <w:r w:rsidRPr="00414333">
        <w:t>jsonb</w:t>
      </w:r>
      <w:proofErr w:type="spellEnd"/>
      <w:r w:rsidRPr="00414333">
        <w:t xml:space="preserve"> — full object of answers</w:t>
      </w:r>
    </w:p>
    <w:p w14:paraId="1E42324B" w14:textId="77777777" w:rsidR="00414333" w:rsidRPr="00414333" w:rsidRDefault="00414333" w:rsidP="00414333">
      <w:pPr>
        <w:numPr>
          <w:ilvl w:val="0"/>
          <w:numId w:val="65"/>
        </w:numPr>
      </w:pPr>
      <w:r w:rsidRPr="00414333">
        <w:t>comments text</w:t>
      </w:r>
    </w:p>
    <w:p w14:paraId="6C903685" w14:textId="77777777" w:rsidR="00414333" w:rsidRPr="00414333" w:rsidRDefault="00414333" w:rsidP="00414333">
      <w:pPr>
        <w:numPr>
          <w:ilvl w:val="0"/>
          <w:numId w:val="65"/>
        </w:numPr>
      </w:pPr>
      <w:proofErr w:type="spellStart"/>
      <w:r w:rsidRPr="00414333">
        <w:t>created_at</w:t>
      </w:r>
      <w:proofErr w:type="spellEnd"/>
      <w:r w:rsidRPr="00414333">
        <w:t xml:space="preserve"> </w:t>
      </w:r>
      <w:proofErr w:type="spellStart"/>
      <w:r w:rsidRPr="00414333">
        <w:t>timestamptz</w:t>
      </w:r>
      <w:proofErr w:type="spellEnd"/>
      <w:r w:rsidRPr="00414333">
        <w:t xml:space="preserve"> DEFAULT </w:t>
      </w:r>
      <w:proofErr w:type="gramStart"/>
      <w:r w:rsidRPr="00414333">
        <w:t>now(</w:t>
      </w:r>
      <w:proofErr w:type="gramEnd"/>
      <w:r w:rsidRPr="00414333">
        <w:t>)</w:t>
      </w:r>
    </w:p>
    <w:p w14:paraId="73886CE5" w14:textId="77777777" w:rsidR="00414333" w:rsidRPr="00414333" w:rsidRDefault="00414333" w:rsidP="00414333">
      <w:pPr>
        <w:numPr>
          <w:ilvl w:val="0"/>
          <w:numId w:val="65"/>
        </w:numPr>
      </w:pPr>
      <w:r w:rsidRPr="00414333">
        <w:t xml:space="preserve">RLS: checks </w:t>
      </w:r>
      <w:proofErr w:type="spellStart"/>
      <w:r w:rsidRPr="00414333">
        <w:t>user_id</w:t>
      </w:r>
      <w:proofErr w:type="spellEnd"/>
      <w:r w:rsidRPr="00414333">
        <w:t xml:space="preserve"> = </w:t>
      </w:r>
      <w:proofErr w:type="spellStart"/>
      <w:proofErr w:type="gramStart"/>
      <w:r w:rsidRPr="00414333">
        <w:t>auth.uid</w:t>
      </w:r>
      <w:proofErr w:type="spellEnd"/>
      <w:r w:rsidRPr="00414333">
        <w:t>(</w:t>
      </w:r>
      <w:proofErr w:type="gramEnd"/>
      <w:r w:rsidRPr="00414333">
        <w:t>) for client inserts.</w:t>
      </w:r>
    </w:p>
    <w:p w14:paraId="53C692A3" w14:textId="77777777" w:rsidR="00414333" w:rsidRPr="00414333" w:rsidRDefault="00414333" w:rsidP="00414333">
      <w:pPr>
        <w:rPr>
          <w:b/>
          <w:bCs/>
        </w:rPr>
      </w:pPr>
      <w:r w:rsidRPr="00414333">
        <w:rPr>
          <w:b/>
          <w:bCs/>
        </w:rPr>
        <w:t xml:space="preserve">16.4. </w:t>
      </w:r>
      <w:proofErr w:type="spellStart"/>
      <w:r w:rsidRPr="00414333">
        <w:rPr>
          <w:b/>
          <w:bCs/>
        </w:rPr>
        <w:t>questionnaire_responses_unconfirmed</w:t>
      </w:r>
      <w:proofErr w:type="spellEnd"/>
    </w:p>
    <w:p w14:paraId="03F46464" w14:textId="77777777" w:rsidR="00414333" w:rsidRPr="00414333" w:rsidRDefault="00414333" w:rsidP="00414333">
      <w:pPr>
        <w:numPr>
          <w:ilvl w:val="0"/>
          <w:numId w:val="66"/>
        </w:numPr>
      </w:pPr>
      <w:r w:rsidRPr="00414333">
        <w:lastRenderedPageBreak/>
        <w:t>Same columns as confirmed table, but separate table for unconfirmed flows.</w:t>
      </w:r>
    </w:p>
    <w:p w14:paraId="51BBF664" w14:textId="77777777" w:rsidR="00414333" w:rsidRPr="00414333" w:rsidRDefault="00414333" w:rsidP="00414333">
      <w:pPr>
        <w:numPr>
          <w:ilvl w:val="0"/>
          <w:numId w:val="66"/>
        </w:numPr>
      </w:pPr>
      <w:r w:rsidRPr="00414333">
        <w:t>RLS: appropriate policies to allow insert by logged-in user.</w:t>
      </w:r>
    </w:p>
    <w:p w14:paraId="32E83EA9" w14:textId="77777777" w:rsidR="00414333" w:rsidRPr="00414333" w:rsidRDefault="00414333" w:rsidP="00414333">
      <w:r w:rsidRPr="00414333">
        <w:rPr>
          <w:b/>
          <w:bCs/>
        </w:rPr>
        <w:t>Important:</w:t>
      </w:r>
      <w:r w:rsidRPr="00414333">
        <w:t xml:space="preserve"> ensure </w:t>
      </w:r>
      <w:proofErr w:type="spellStart"/>
      <w:r w:rsidRPr="00414333">
        <w:t>report_id</w:t>
      </w:r>
      <w:proofErr w:type="spellEnd"/>
      <w:r w:rsidRPr="00414333">
        <w:t xml:space="preserve"> type matches reports.id (both </w:t>
      </w:r>
      <w:proofErr w:type="spellStart"/>
      <w:r w:rsidRPr="00414333">
        <w:t>uuid</w:t>
      </w:r>
      <w:proofErr w:type="spellEnd"/>
      <w:r w:rsidRPr="00414333">
        <w:t xml:space="preserve">). If your reports used </w:t>
      </w:r>
      <w:proofErr w:type="spellStart"/>
      <w:r w:rsidRPr="00414333">
        <w:t>bigint</w:t>
      </w:r>
      <w:proofErr w:type="spellEnd"/>
      <w:r w:rsidRPr="00414333">
        <w:t xml:space="preserve"> before, convert to </w:t>
      </w:r>
      <w:proofErr w:type="spellStart"/>
      <w:r w:rsidRPr="00414333">
        <w:t>uuid</w:t>
      </w:r>
      <w:proofErr w:type="spellEnd"/>
      <w:r w:rsidRPr="00414333">
        <w:t xml:space="preserve"> or make consistent.</w:t>
      </w:r>
    </w:p>
    <w:p w14:paraId="12B89531" w14:textId="77777777" w:rsidR="00414333" w:rsidRPr="00414333" w:rsidRDefault="00000000" w:rsidP="00414333">
      <w:r>
        <w:pict w14:anchorId="6F9FE283">
          <v:rect id="_x0000_i1055" style="width:0;height:1.5pt" o:hralign="center" o:hrstd="t" o:hr="t" fillcolor="#a0a0a0" stroked="f"/>
        </w:pict>
      </w:r>
    </w:p>
    <w:p w14:paraId="4E402A54" w14:textId="77777777" w:rsidR="00414333" w:rsidRPr="00414333" w:rsidRDefault="00414333" w:rsidP="00414333">
      <w:pPr>
        <w:rPr>
          <w:b/>
          <w:bCs/>
        </w:rPr>
      </w:pPr>
      <w:r w:rsidRPr="00414333">
        <w:rPr>
          <w:b/>
          <w:bCs/>
        </w:rPr>
        <w:t>Chapter 17 — RLS Policies and Role Rules (exact policies to run)</w:t>
      </w:r>
    </w:p>
    <w:p w14:paraId="0EA4B4D5" w14:textId="77777777" w:rsidR="00414333" w:rsidRPr="00414333" w:rsidRDefault="00414333" w:rsidP="00414333">
      <w:r w:rsidRPr="00414333">
        <w:rPr>
          <w:b/>
          <w:bCs/>
        </w:rPr>
        <w:t>Purpose:</w:t>
      </w:r>
      <w:r w:rsidRPr="00414333">
        <w:t xml:space="preserve"> Provide exact policy logic you need to permit client inserts and server admin operations.</w:t>
      </w:r>
    </w:p>
    <w:p w14:paraId="5FB9FA76" w14:textId="77777777" w:rsidR="00414333" w:rsidRPr="00414333" w:rsidRDefault="00414333" w:rsidP="00414333">
      <w:pPr>
        <w:rPr>
          <w:b/>
          <w:bCs/>
        </w:rPr>
      </w:pPr>
      <w:r w:rsidRPr="00414333">
        <w:rPr>
          <w:b/>
          <w:bCs/>
        </w:rPr>
        <w:t>17.1. Example RLS policies (exact semantics)</w:t>
      </w:r>
    </w:p>
    <w:p w14:paraId="7CCA6BB6" w14:textId="77777777" w:rsidR="00414333" w:rsidRPr="00414333" w:rsidRDefault="00414333" w:rsidP="00414333">
      <w:pPr>
        <w:numPr>
          <w:ilvl w:val="0"/>
          <w:numId w:val="67"/>
        </w:numPr>
      </w:pPr>
      <w:r w:rsidRPr="00414333">
        <w:t>reports insert for authenticated users:</w:t>
      </w:r>
    </w:p>
    <w:p w14:paraId="7C932611" w14:textId="77777777" w:rsidR="00414333" w:rsidRPr="00414333" w:rsidRDefault="00414333" w:rsidP="00414333">
      <w:pPr>
        <w:numPr>
          <w:ilvl w:val="1"/>
          <w:numId w:val="67"/>
        </w:numPr>
      </w:pPr>
      <w:r w:rsidRPr="00414333">
        <w:t>CREATE POLICY "</w:t>
      </w:r>
      <w:proofErr w:type="spellStart"/>
      <w:r w:rsidRPr="00414333">
        <w:t>reports_insert_authenticated</w:t>
      </w:r>
      <w:proofErr w:type="spellEnd"/>
      <w:r w:rsidRPr="00414333">
        <w:t xml:space="preserve">" ON </w:t>
      </w:r>
      <w:proofErr w:type="spellStart"/>
      <w:proofErr w:type="gramStart"/>
      <w:r w:rsidRPr="00414333">
        <w:t>public.reports</w:t>
      </w:r>
      <w:proofErr w:type="spellEnd"/>
      <w:proofErr w:type="gramEnd"/>
      <w:r w:rsidRPr="00414333">
        <w:t xml:space="preserve"> FOR INSERT USING (</w:t>
      </w:r>
      <w:proofErr w:type="spellStart"/>
      <w:proofErr w:type="gramStart"/>
      <w:r w:rsidRPr="00414333">
        <w:t>auth.role</w:t>
      </w:r>
      <w:proofErr w:type="spellEnd"/>
      <w:proofErr w:type="gramEnd"/>
      <w:r w:rsidRPr="00414333">
        <w:t>() = 'authenticated') WITH CHECK (</w:t>
      </w:r>
      <w:proofErr w:type="spellStart"/>
      <w:r w:rsidRPr="00414333">
        <w:t>user_id</w:t>
      </w:r>
      <w:proofErr w:type="spellEnd"/>
      <w:r w:rsidRPr="00414333">
        <w:t xml:space="preserve"> = </w:t>
      </w:r>
      <w:proofErr w:type="spellStart"/>
      <w:proofErr w:type="gramStart"/>
      <w:r w:rsidRPr="00414333">
        <w:t>auth.uid</w:t>
      </w:r>
      <w:proofErr w:type="spellEnd"/>
      <w:r w:rsidRPr="00414333">
        <w:t>(</w:t>
      </w:r>
      <w:proofErr w:type="gramEnd"/>
      <w:r w:rsidRPr="00414333">
        <w:t>));</w:t>
      </w:r>
    </w:p>
    <w:p w14:paraId="34284B3E" w14:textId="77777777" w:rsidR="00414333" w:rsidRPr="00414333" w:rsidRDefault="00414333" w:rsidP="00414333">
      <w:pPr>
        <w:numPr>
          <w:ilvl w:val="0"/>
          <w:numId w:val="67"/>
        </w:numPr>
      </w:pPr>
      <w:proofErr w:type="spellStart"/>
      <w:r w:rsidRPr="00414333">
        <w:t>reports_unconfirmed</w:t>
      </w:r>
      <w:proofErr w:type="spellEnd"/>
      <w:r w:rsidRPr="00414333">
        <w:t xml:space="preserve"> insert:</w:t>
      </w:r>
    </w:p>
    <w:p w14:paraId="08DB671D" w14:textId="77777777" w:rsidR="00414333" w:rsidRPr="00414333" w:rsidRDefault="00414333" w:rsidP="00414333">
      <w:pPr>
        <w:numPr>
          <w:ilvl w:val="1"/>
          <w:numId w:val="67"/>
        </w:numPr>
      </w:pPr>
      <w:r w:rsidRPr="00414333">
        <w:t>same as above.</w:t>
      </w:r>
    </w:p>
    <w:p w14:paraId="640F71FD" w14:textId="77777777" w:rsidR="00414333" w:rsidRPr="00414333" w:rsidRDefault="00414333" w:rsidP="00414333">
      <w:pPr>
        <w:numPr>
          <w:ilvl w:val="0"/>
          <w:numId w:val="67"/>
        </w:numPr>
      </w:pPr>
      <w:proofErr w:type="spellStart"/>
      <w:r w:rsidRPr="00414333">
        <w:t>questionnaire_responses_unconfirmed</w:t>
      </w:r>
      <w:proofErr w:type="spellEnd"/>
      <w:r w:rsidRPr="00414333">
        <w:t xml:space="preserve"> insert:</w:t>
      </w:r>
    </w:p>
    <w:p w14:paraId="3F94E86D" w14:textId="77777777" w:rsidR="00414333" w:rsidRPr="00414333" w:rsidRDefault="00414333" w:rsidP="00414333">
      <w:pPr>
        <w:numPr>
          <w:ilvl w:val="1"/>
          <w:numId w:val="67"/>
        </w:numPr>
      </w:pPr>
      <w:r w:rsidRPr="00414333">
        <w:t>CREATE POLICY "</w:t>
      </w:r>
      <w:proofErr w:type="spellStart"/>
      <w:r w:rsidRPr="00414333">
        <w:t>q_unconfirmed_insert</w:t>
      </w:r>
      <w:proofErr w:type="spellEnd"/>
      <w:r w:rsidRPr="00414333">
        <w:t xml:space="preserve">" ON </w:t>
      </w:r>
      <w:proofErr w:type="spellStart"/>
      <w:proofErr w:type="gramStart"/>
      <w:r w:rsidRPr="00414333">
        <w:t>public.questionnaire</w:t>
      </w:r>
      <w:proofErr w:type="gramEnd"/>
      <w:r w:rsidRPr="00414333">
        <w:t>_responses_unconfirmed</w:t>
      </w:r>
      <w:proofErr w:type="spellEnd"/>
      <w:r w:rsidRPr="00414333">
        <w:t xml:space="preserve"> FOR INSERT USING (</w:t>
      </w:r>
      <w:proofErr w:type="spellStart"/>
      <w:proofErr w:type="gramStart"/>
      <w:r w:rsidRPr="00414333">
        <w:t>auth.role</w:t>
      </w:r>
      <w:proofErr w:type="spellEnd"/>
      <w:proofErr w:type="gramEnd"/>
      <w:r w:rsidRPr="00414333">
        <w:t>() = 'authenticated') WITH CHECK (</w:t>
      </w:r>
      <w:proofErr w:type="spellStart"/>
      <w:r w:rsidRPr="00414333">
        <w:t>user_id</w:t>
      </w:r>
      <w:proofErr w:type="spellEnd"/>
      <w:r w:rsidRPr="00414333">
        <w:t xml:space="preserve"> = </w:t>
      </w:r>
      <w:proofErr w:type="spellStart"/>
      <w:proofErr w:type="gramStart"/>
      <w:r w:rsidRPr="00414333">
        <w:t>auth.uid</w:t>
      </w:r>
      <w:proofErr w:type="spellEnd"/>
      <w:r w:rsidRPr="00414333">
        <w:t>(</w:t>
      </w:r>
      <w:proofErr w:type="gramEnd"/>
      <w:r w:rsidRPr="00414333">
        <w:t>));</w:t>
      </w:r>
    </w:p>
    <w:p w14:paraId="4EA57E8E" w14:textId="77777777" w:rsidR="00414333" w:rsidRPr="00414333" w:rsidRDefault="00414333" w:rsidP="00414333">
      <w:pPr>
        <w:numPr>
          <w:ilvl w:val="0"/>
          <w:numId w:val="67"/>
        </w:numPr>
      </w:pPr>
      <w:r w:rsidRPr="00414333">
        <w:t>If writing from server with Service Role Key, those requests bypass RLS (service key has full privileges).</w:t>
      </w:r>
    </w:p>
    <w:p w14:paraId="3DF4E913" w14:textId="77777777" w:rsidR="00414333" w:rsidRPr="00414333" w:rsidRDefault="00414333" w:rsidP="00414333">
      <w:r w:rsidRPr="00414333">
        <w:rPr>
          <w:b/>
          <w:bCs/>
        </w:rPr>
        <w:t>Note:</w:t>
      </w:r>
      <w:r w:rsidRPr="00414333">
        <w:t xml:space="preserve"> Always test policy with an authenticated client (not anon), else SQL will give row-level violation.</w:t>
      </w:r>
    </w:p>
    <w:p w14:paraId="779E4F6C" w14:textId="77777777" w:rsidR="00414333" w:rsidRPr="00414333" w:rsidRDefault="00000000" w:rsidP="00414333">
      <w:r>
        <w:pict w14:anchorId="63C1B1C0">
          <v:rect id="_x0000_i1056" style="width:0;height:1.5pt" o:hralign="center" o:hrstd="t" o:hr="t" fillcolor="#a0a0a0" stroked="f"/>
        </w:pict>
      </w:r>
    </w:p>
    <w:p w14:paraId="0F59D40E" w14:textId="77777777" w:rsidR="00414333" w:rsidRPr="00414333" w:rsidRDefault="00414333" w:rsidP="00414333">
      <w:pPr>
        <w:rPr>
          <w:b/>
          <w:bCs/>
        </w:rPr>
      </w:pPr>
      <w:r w:rsidRPr="00414333">
        <w:rPr>
          <w:b/>
          <w:bCs/>
        </w:rPr>
        <w:t>Chapter 18 — Errors Encountered + Exact Fixes (for traceability)</w:t>
      </w:r>
    </w:p>
    <w:p w14:paraId="0428CD45" w14:textId="77777777" w:rsidR="00414333" w:rsidRPr="00414333" w:rsidRDefault="00414333" w:rsidP="00414333">
      <w:r w:rsidRPr="00414333">
        <w:rPr>
          <w:b/>
          <w:bCs/>
        </w:rPr>
        <w:t>Purpose:</w:t>
      </w:r>
      <w:r w:rsidRPr="00414333">
        <w:t xml:space="preserve"> Keep a bullet log of all errors and the exact change that fixed them.</w:t>
      </w:r>
    </w:p>
    <w:p w14:paraId="2C577BAD" w14:textId="77777777" w:rsidR="00414333" w:rsidRPr="00414333" w:rsidRDefault="00414333" w:rsidP="00414333">
      <w:pPr>
        <w:rPr>
          <w:b/>
          <w:bCs/>
        </w:rPr>
      </w:pPr>
      <w:r w:rsidRPr="00414333">
        <w:rPr>
          <w:b/>
          <w:bCs/>
        </w:rPr>
        <w:t>18.1. Cannot find name '</w:t>
      </w:r>
      <w:proofErr w:type="spellStart"/>
      <w:r w:rsidRPr="00414333">
        <w:rPr>
          <w:b/>
          <w:bCs/>
        </w:rPr>
        <w:t>https'</w:t>
      </w:r>
      <w:proofErr w:type="spellEnd"/>
      <w:r w:rsidRPr="00414333">
        <w:rPr>
          <w:b/>
          <w:bCs/>
        </w:rPr>
        <w:t xml:space="preserve"> (TS template string)</w:t>
      </w:r>
    </w:p>
    <w:p w14:paraId="33306AC0" w14:textId="77777777" w:rsidR="00414333" w:rsidRPr="00414333" w:rsidRDefault="00414333" w:rsidP="00414333">
      <w:pPr>
        <w:numPr>
          <w:ilvl w:val="0"/>
          <w:numId w:val="68"/>
        </w:numPr>
      </w:pPr>
      <w:r w:rsidRPr="00414333">
        <w:t>Cause: Broken backtick/template string missing backticks or typed incorrectly.</w:t>
      </w:r>
    </w:p>
    <w:p w14:paraId="637C057D" w14:textId="77777777" w:rsidR="00414333" w:rsidRPr="00414333" w:rsidRDefault="00414333" w:rsidP="00414333">
      <w:pPr>
        <w:numPr>
          <w:ilvl w:val="0"/>
          <w:numId w:val="68"/>
        </w:numPr>
      </w:pPr>
      <w:r w:rsidRPr="00414333">
        <w:lastRenderedPageBreak/>
        <w:t xml:space="preserve">Fix: Use backtick string and </w:t>
      </w:r>
      <w:proofErr w:type="spellStart"/>
      <w:r w:rsidRPr="00414333">
        <w:t>encodeURIComponent</w:t>
      </w:r>
      <w:proofErr w:type="spellEnd"/>
      <w:r w:rsidRPr="00414333">
        <w:t>.</w:t>
      </w:r>
    </w:p>
    <w:p w14:paraId="27EB8007" w14:textId="77777777" w:rsidR="00414333" w:rsidRPr="00414333" w:rsidRDefault="00414333" w:rsidP="00414333">
      <w:pPr>
        <w:rPr>
          <w:b/>
          <w:bCs/>
        </w:rPr>
      </w:pPr>
      <w:r w:rsidRPr="00414333">
        <w:rPr>
          <w:b/>
          <w:bCs/>
        </w:rPr>
        <w:t>18.2. foreign key constraint incompatible types (</w:t>
      </w:r>
      <w:proofErr w:type="spellStart"/>
      <w:r w:rsidRPr="00414333">
        <w:rPr>
          <w:b/>
          <w:bCs/>
        </w:rPr>
        <w:t>bigint</w:t>
      </w:r>
      <w:proofErr w:type="spellEnd"/>
      <w:r w:rsidRPr="00414333">
        <w:rPr>
          <w:b/>
          <w:bCs/>
        </w:rPr>
        <w:t xml:space="preserve"> vs </w:t>
      </w:r>
      <w:proofErr w:type="spellStart"/>
      <w:r w:rsidRPr="00414333">
        <w:rPr>
          <w:b/>
          <w:bCs/>
        </w:rPr>
        <w:t>uuid</w:t>
      </w:r>
      <w:proofErr w:type="spellEnd"/>
      <w:r w:rsidRPr="00414333">
        <w:rPr>
          <w:b/>
          <w:bCs/>
        </w:rPr>
        <w:t>)</w:t>
      </w:r>
    </w:p>
    <w:p w14:paraId="109B4A70" w14:textId="77777777" w:rsidR="00414333" w:rsidRPr="00414333" w:rsidRDefault="00414333" w:rsidP="00414333">
      <w:pPr>
        <w:numPr>
          <w:ilvl w:val="0"/>
          <w:numId w:val="69"/>
        </w:numPr>
      </w:pPr>
      <w:r w:rsidRPr="00414333">
        <w:t xml:space="preserve">Fix: Change </w:t>
      </w:r>
      <w:proofErr w:type="spellStart"/>
      <w:r w:rsidRPr="00414333">
        <w:t>questionnaire_</w:t>
      </w:r>
      <w:proofErr w:type="gramStart"/>
      <w:r w:rsidRPr="00414333">
        <w:t>responses.report</w:t>
      </w:r>
      <w:proofErr w:type="gramEnd"/>
      <w:r w:rsidRPr="00414333">
        <w:t>_id</w:t>
      </w:r>
      <w:proofErr w:type="spellEnd"/>
      <w:r w:rsidRPr="00414333">
        <w:t xml:space="preserve"> to </w:t>
      </w:r>
      <w:proofErr w:type="spellStart"/>
      <w:r w:rsidRPr="00414333">
        <w:t>uuid</w:t>
      </w:r>
      <w:proofErr w:type="spellEnd"/>
      <w:r w:rsidRPr="00414333">
        <w:t xml:space="preserve"> to match reports.id.</w:t>
      </w:r>
    </w:p>
    <w:p w14:paraId="30835F83" w14:textId="77777777" w:rsidR="00414333" w:rsidRPr="00414333" w:rsidRDefault="00414333" w:rsidP="00414333">
      <w:pPr>
        <w:rPr>
          <w:b/>
          <w:bCs/>
        </w:rPr>
      </w:pPr>
      <w:r w:rsidRPr="00414333">
        <w:rPr>
          <w:b/>
          <w:bCs/>
        </w:rPr>
        <w:t>18.3. Could not find 'questionnaire' column on insert</w:t>
      </w:r>
    </w:p>
    <w:p w14:paraId="3AF4009A" w14:textId="77777777" w:rsidR="00414333" w:rsidRPr="00414333" w:rsidRDefault="00414333" w:rsidP="00414333">
      <w:pPr>
        <w:numPr>
          <w:ilvl w:val="0"/>
          <w:numId w:val="70"/>
        </w:numPr>
      </w:pPr>
      <w:r w:rsidRPr="00414333">
        <w:t xml:space="preserve">Cause: Code sending questionnaire column to </w:t>
      </w:r>
      <w:proofErr w:type="spellStart"/>
      <w:r w:rsidRPr="00414333">
        <w:t>reports_unconfirmed</w:t>
      </w:r>
      <w:proofErr w:type="spellEnd"/>
      <w:r w:rsidRPr="00414333">
        <w:t xml:space="preserve"> when column </w:t>
      </w:r>
      <w:proofErr w:type="gramStart"/>
      <w:r w:rsidRPr="00414333">
        <w:t>doesn't</w:t>
      </w:r>
      <w:proofErr w:type="gramEnd"/>
      <w:r w:rsidRPr="00414333">
        <w:t xml:space="preserve"> exist.</w:t>
      </w:r>
    </w:p>
    <w:p w14:paraId="3DC7EFE2" w14:textId="77777777" w:rsidR="00414333" w:rsidRPr="00414333" w:rsidRDefault="00414333" w:rsidP="00414333">
      <w:pPr>
        <w:numPr>
          <w:ilvl w:val="0"/>
          <w:numId w:val="70"/>
        </w:numPr>
      </w:pPr>
      <w:r w:rsidRPr="00414333">
        <w:t xml:space="preserve">Fix: Remove questionnaire from the insert payload; use </w:t>
      </w:r>
      <w:proofErr w:type="spellStart"/>
      <w:r w:rsidRPr="00414333">
        <w:t>questionnaire_responses</w:t>
      </w:r>
      <w:proofErr w:type="spellEnd"/>
      <w:r w:rsidRPr="00414333">
        <w:t xml:space="preserve">_* tables for responses, and update </w:t>
      </w:r>
      <w:proofErr w:type="spellStart"/>
      <w:r w:rsidRPr="00414333">
        <w:t>qsn_answered</w:t>
      </w:r>
      <w:proofErr w:type="spellEnd"/>
      <w:r w:rsidRPr="00414333">
        <w:t xml:space="preserve"> </w:t>
      </w:r>
      <w:proofErr w:type="spellStart"/>
      <w:r w:rsidRPr="00414333">
        <w:t>boolean</w:t>
      </w:r>
      <w:proofErr w:type="spellEnd"/>
      <w:r w:rsidRPr="00414333">
        <w:t xml:space="preserve"> only.</w:t>
      </w:r>
    </w:p>
    <w:p w14:paraId="3A4A8612" w14:textId="77777777" w:rsidR="00414333" w:rsidRPr="00414333" w:rsidRDefault="00414333" w:rsidP="00414333">
      <w:pPr>
        <w:rPr>
          <w:b/>
          <w:bCs/>
        </w:rPr>
      </w:pPr>
      <w:r w:rsidRPr="00414333">
        <w:rPr>
          <w:b/>
          <w:bCs/>
        </w:rPr>
        <w:t>18.4. new row violates row-level security policy</w:t>
      </w:r>
    </w:p>
    <w:p w14:paraId="580639A1" w14:textId="77777777" w:rsidR="00414333" w:rsidRPr="00414333" w:rsidRDefault="00414333" w:rsidP="00414333">
      <w:pPr>
        <w:numPr>
          <w:ilvl w:val="0"/>
          <w:numId w:val="71"/>
        </w:numPr>
      </w:pPr>
      <w:r w:rsidRPr="00414333">
        <w:t xml:space="preserve">Fix: adjust RLS policy to allow inserts by authenticated users with </w:t>
      </w:r>
      <w:proofErr w:type="spellStart"/>
      <w:r w:rsidRPr="00414333">
        <w:t>user_id</w:t>
      </w:r>
      <w:proofErr w:type="spellEnd"/>
      <w:r w:rsidRPr="00414333">
        <w:t xml:space="preserve"> = </w:t>
      </w:r>
      <w:proofErr w:type="spellStart"/>
      <w:proofErr w:type="gramStart"/>
      <w:r w:rsidRPr="00414333">
        <w:t>auth.uid</w:t>
      </w:r>
      <w:proofErr w:type="spellEnd"/>
      <w:r w:rsidRPr="00414333">
        <w:t>(</w:t>
      </w:r>
      <w:proofErr w:type="gramEnd"/>
      <w:r w:rsidRPr="00414333">
        <w:t>), or perform insert from server using service role key.</w:t>
      </w:r>
    </w:p>
    <w:p w14:paraId="01DDAE35" w14:textId="77777777" w:rsidR="00414333" w:rsidRPr="00414333" w:rsidRDefault="00414333" w:rsidP="00414333">
      <w:pPr>
        <w:rPr>
          <w:b/>
          <w:bCs/>
        </w:rPr>
      </w:pPr>
      <w:r w:rsidRPr="00414333">
        <w:rPr>
          <w:b/>
          <w:bCs/>
        </w:rPr>
        <w:t>18.5. No report id: cannot attach questionnaire responses.</w:t>
      </w:r>
    </w:p>
    <w:p w14:paraId="3070DD21" w14:textId="77777777" w:rsidR="00414333" w:rsidRPr="00414333" w:rsidRDefault="00414333" w:rsidP="00414333">
      <w:pPr>
        <w:numPr>
          <w:ilvl w:val="0"/>
          <w:numId w:val="72"/>
        </w:numPr>
      </w:pPr>
      <w:r w:rsidRPr="00414333">
        <w:t xml:space="preserve">Fix: Create report row first (on first submit). For questionnaire submissions that happen immediately after report insert, ensure </w:t>
      </w:r>
      <w:proofErr w:type="spellStart"/>
      <w:r w:rsidRPr="00414333">
        <w:t>reportId</w:t>
      </w:r>
      <w:proofErr w:type="spellEnd"/>
      <w:r w:rsidRPr="00414333">
        <w:t xml:space="preserve"> is the id returned from the insert (and pass to Questionnaire). If the user opens Questionnaire before report exists, block and show message to save report first.</w:t>
      </w:r>
    </w:p>
    <w:p w14:paraId="74E00577" w14:textId="77777777" w:rsidR="00414333" w:rsidRPr="00414333" w:rsidRDefault="00414333" w:rsidP="00414333">
      <w:pPr>
        <w:rPr>
          <w:b/>
          <w:bCs/>
        </w:rPr>
      </w:pPr>
      <w:r w:rsidRPr="00414333">
        <w:rPr>
          <w:b/>
          <w:bCs/>
        </w:rPr>
        <w:t>18.6. Magic link sending 500 / Error sending magic link email</w:t>
      </w:r>
    </w:p>
    <w:p w14:paraId="513EAC34" w14:textId="77777777" w:rsidR="00414333" w:rsidRPr="00414333" w:rsidRDefault="00414333" w:rsidP="00414333">
      <w:pPr>
        <w:numPr>
          <w:ilvl w:val="0"/>
          <w:numId w:val="73"/>
        </w:numPr>
      </w:pPr>
      <w:r w:rsidRPr="00414333">
        <w:t>Fixes:</w:t>
      </w:r>
    </w:p>
    <w:p w14:paraId="6C611809" w14:textId="77777777" w:rsidR="00414333" w:rsidRPr="00414333" w:rsidRDefault="00414333" w:rsidP="00414333">
      <w:pPr>
        <w:numPr>
          <w:ilvl w:val="1"/>
          <w:numId w:val="73"/>
        </w:numPr>
      </w:pPr>
      <w:r w:rsidRPr="00414333">
        <w:t>Confirm SMTP config and site url.</w:t>
      </w:r>
    </w:p>
    <w:p w14:paraId="63E4069B" w14:textId="77777777" w:rsidR="00414333" w:rsidRPr="00414333" w:rsidRDefault="00414333" w:rsidP="00414333">
      <w:pPr>
        <w:numPr>
          <w:ilvl w:val="1"/>
          <w:numId w:val="73"/>
        </w:numPr>
      </w:pPr>
      <w:r w:rsidRPr="00414333">
        <w:t xml:space="preserve">If using </w:t>
      </w:r>
      <w:proofErr w:type="spellStart"/>
      <w:r w:rsidRPr="00414333">
        <w:t>Mailtrap</w:t>
      </w:r>
      <w:proofErr w:type="spellEnd"/>
      <w:r w:rsidRPr="00414333">
        <w:t xml:space="preserve"> for testing, understand </w:t>
      </w:r>
      <w:proofErr w:type="spellStart"/>
      <w:r w:rsidRPr="00414333">
        <w:t>Mailtrap</w:t>
      </w:r>
      <w:proofErr w:type="spellEnd"/>
      <w:r w:rsidRPr="00414333">
        <w:t xml:space="preserve"> captures messages and </w:t>
      </w:r>
      <w:proofErr w:type="gramStart"/>
      <w:r w:rsidRPr="00414333">
        <w:t>doesn't</w:t>
      </w:r>
      <w:proofErr w:type="gramEnd"/>
      <w:r w:rsidRPr="00414333">
        <w:t xml:space="preserve"> deliver to external inbox.</w:t>
      </w:r>
    </w:p>
    <w:p w14:paraId="3DDE5388" w14:textId="77777777" w:rsidR="00414333" w:rsidRPr="00414333" w:rsidRDefault="00414333" w:rsidP="00414333">
      <w:pPr>
        <w:numPr>
          <w:ilvl w:val="1"/>
          <w:numId w:val="73"/>
        </w:numPr>
      </w:pPr>
      <w:r w:rsidRPr="00414333">
        <w:t xml:space="preserve">For real email, use valid SMTP provider; test </w:t>
      </w:r>
      <w:proofErr w:type="spellStart"/>
      <w:r w:rsidRPr="00414333">
        <w:t>nodemailer</w:t>
      </w:r>
      <w:proofErr w:type="spellEnd"/>
      <w:r w:rsidRPr="00414333">
        <w:t xml:space="preserve"> and then Supabase internal mailer.</w:t>
      </w:r>
    </w:p>
    <w:p w14:paraId="15375F7A" w14:textId="77777777" w:rsidR="00414333" w:rsidRPr="00414333" w:rsidRDefault="00000000" w:rsidP="00414333">
      <w:r>
        <w:pict w14:anchorId="18CCFDD3">
          <v:rect id="_x0000_i1057" style="width:0;height:1.5pt" o:hralign="center" o:hrstd="t" o:hr="t" fillcolor="#a0a0a0" stroked="f"/>
        </w:pict>
      </w:r>
    </w:p>
    <w:p w14:paraId="08568159" w14:textId="77777777" w:rsidR="00414333" w:rsidRPr="00414333" w:rsidRDefault="00414333" w:rsidP="00414333">
      <w:pPr>
        <w:rPr>
          <w:b/>
          <w:bCs/>
        </w:rPr>
      </w:pPr>
      <w:r w:rsidRPr="00414333">
        <w:rPr>
          <w:b/>
          <w:bCs/>
        </w:rPr>
        <w:t>Chapter 19 — UI/UX Polishing &amp; Functional UX Rules (explicit edits)</w:t>
      </w:r>
    </w:p>
    <w:p w14:paraId="79ACE562" w14:textId="77777777" w:rsidR="00414333" w:rsidRPr="00414333" w:rsidRDefault="00414333" w:rsidP="00414333">
      <w:r w:rsidRPr="00414333">
        <w:rPr>
          <w:b/>
          <w:bCs/>
        </w:rPr>
        <w:t>Purpose:</w:t>
      </w:r>
      <w:r w:rsidRPr="00414333">
        <w:t xml:space="preserve"> Make flow behave professionally and consistently.</w:t>
      </w:r>
    </w:p>
    <w:p w14:paraId="78E8C753" w14:textId="77777777" w:rsidR="00414333" w:rsidRPr="00414333" w:rsidRDefault="00414333" w:rsidP="00414333">
      <w:pPr>
        <w:rPr>
          <w:b/>
          <w:bCs/>
        </w:rPr>
      </w:pPr>
      <w:r w:rsidRPr="00414333">
        <w:rPr>
          <w:b/>
          <w:bCs/>
        </w:rPr>
        <w:t xml:space="preserve">19.1. Required UX </w:t>
      </w:r>
      <w:proofErr w:type="spellStart"/>
      <w:r w:rsidRPr="00414333">
        <w:rPr>
          <w:b/>
          <w:bCs/>
        </w:rPr>
        <w:t>behaviors</w:t>
      </w:r>
      <w:proofErr w:type="spellEnd"/>
      <w:r w:rsidRPr="00414333">
        <w:rPr>
          <w:b/>
          <w:bCs/>
        </w:rPr>
        <w:t xml:space="preserve"> implemented</w:t>
      </w:r>
    </w:p>
    <w:p w14:paraId="1533BC8E" w14:textId="77777777" w:rsidR="00414333" w:rsidRPr="00414333" w:rsidRDefault="00414333" w:rsidP="00414333">
      <w:pPr>
        <w:numPr>
          <w:ilvl w:val="0"/>
          <w:numId w:val="74"/>
        </w:numPr>
      </w:pPr>
      <w:r w:rsidRPr="00414333">
        <w:lastRenderedPageBreak/>
        <w:t xml:space="preserve">After successful login show success message and automatically move user to </w:t>
      </w:r>
      <w:proofErr w:type="spellStart"/>
      <w:r w:rsidRPr="00414333">
        <w:t>LocationPermission</w:t>
      </w:r>
      <w:proofErr w:type="spellEnd"/>
      <w:r w:rsidRPr="00414333">
        <w:t xml:space="preserve"> screen (via </w:t>
      </w:r>
      <w:proofErr w:type="spellStart"/>
      <w:r w:rsidRPr="00414333">
        <w:t>onLoginSuccess</w:t>
      </w:r>
      <w:proofErr w:type="spellEnd"/>
      <w:r w:rsidRPr="00414333">
        <w:t xml:space="preserve"> + session poll).</w:t>
      </w:r>
    </w:p>
    <w:p w14:paraId="7CD561BC" w14:textId="77777777" w:rsidR="00414333" w:rsidRPr="00414333" w:rsidRDefault="00414333" w:rsidP="00414333">
      <w:pPr>
        <w:numPr>
          <w:ilvl w:val="0"/>
          <w:numId w:val="74"/>
        </w:numPr>
      </w:pPr>
      <w:r w:rsidRPr="00414333">
        <w:t xml:space="preserve">Once location granted once, record </w:t>
      </w:r>
      <w:proofErr w:type="spellStart"/>
      <w:r w:rsidRPr="00414333">
        <w:t>locationGranted</w:t>
      </w:r>
      <w:proofErr w:type="spellEnd"/>
      <w:r w:rsidRPr="00414333">
        <w:t>=true and do not re-prompt on tab switch.</w:t>
      </w:r>
    </w:p>
    <w:p w14:paraId="21135472" w14:textId="77777777" w:rsidR="00414333" w:rsidRPr="00414333" w:rsidRDefault="00414333" w:rsidP="00414333">
      <w:pPr>
        <w:numPr>
          <w:ilvl w:val="0"/>
          <w:numId w:val="74"/>
        </w:numPr>
      </w:pPr>
      <w:r w:rsidRPr="00414333">
        <w:t xml:space="preserve">After user selects location in search, store </w:t>
      </w:r>
      <w:proofErr w:type="spellStart"/>
      <w:r w:rsidRPr="00414333">
        <w:t>selectedLocation</w:t>
      </w:r>
      <w:proofErr w:type="spellEnd"/>
      <w:r w:rsidRPr="00414333">
        <w:t xml:space="preserve"> in </w:t>
      </w:r>
      <w:proofErr w:type="spellStart"/>
      <w:r w:rsidRPr="00414333">
        <w:t>localStorage</w:t>
      </w:r>
      <w:proofErr w:type="spellEnd"/>
      <w:r w:rsidRPr="00414333">
        <w:t xml:space="preserve"> to survive reloads.</w:t>
      </w:r>
    </w:p>
    <w:p w14:paraId="7D9B69A9" w14:textId="77777777" w:rsidR="00414333" w:rsidRPr="00414333" w:rsidRDefault="00414333" w:rsidP="00414333">
      <w:pPr>
        <w:numPr>
          <w:ilvl w:val="0"/>
          <w:numId w:val="74"/>
        </w:numPr>
      </w:pPr>
      <w:r w:rsidRPr="00414333">
        <w:t>Report submission with no questionnaire:</w:t>
      </w:r>
    </w:p>
    <w:p w14:paraId="4E3166D7" w14:textId="77777777" w:rsidR="00414333" w:rsidRPr="00414333" w:rsidRDefault="00414333" w:rsidP="00414333">
      <w:pPr>
        <w:numPr>
          <w:ilvl w:val="1"/>
          <w:numId w:val="74"/>
        </w:numPr>
      </w:pPr>
      <w:r w:rsidRPr="00414333">
        <w:t xml:space="preserve">Save report with </w:t>
      </w:r>
      <w:proofErr w:type="spellStart"/>
      <w:r w:rsidRPr="00414333">
        <w:t>qsn_answered</w:t>
      </w:r>
      <w:proofErr w:type="spellEnd"/>
      <w:r w:rsidRPr="00414333">
        <w:t>=false (in confirmed or unconfirmed table depending on user confirmation).</w:t>
      </w:r>
    </w:p>
    <w:p w14:paraId="5843160E" w14:textId="77777777" w:rsidR="00414333" w:rsidRPr="00414333" w:rsidRDefault="00414333" w:rsidP="00414333">
      <w:pPr>
        <w:numPr>
          <w:ilvl w:val="1"/>
          <w:numId w:val="74"/>
        </w:numPr>
      </w:pPr>
      <w:r w:rsidRPr="00414333">
        <w:t>Refresh page UI and show Kindly Answer the Questionnaire message.</w:t>
      </w:r>
    </w:p>
    <w:p w14:paraId="20B1E9A9" w14:textId="77777777" w:rsidR="00414333" w:rsidRPr="00414333" w:rsidRDefault="00414333" w:rsidP="00414333">
      <w:pPr>
        <w:numPr>
          <w:ilvl w:val="1"/>
          <w:numId w:val="74"/>
        </w:numPr>
      </w:pPr>
      <w:r w:rsidRPr="00414333">
        <w:t>Keep all answers/inputs persistent via DRAFT_KEY.</w:t>
      </w:r>
    </w:p>
    <w:p w14:paraId="645DB250" w14:textId="77777777" w:rsidR="00414333" w:rsidRPr="00414333" w:rsidRDefault="00414333" w:rsidP="00414333">
      <w:pPr>
        <w:numPr>
          <w:ilvl w:val="0"/>
          <w:numId w:val="74"/>
        </w:numPr>
      </w:pPr>
      <w:r w:rsidRPr="00414333">
        <w:t>Questionnaire selection UX:</w:t>
      </w:r>
    </w:p>
    <w:p w14:paraId="798E908F" w14:textId="77777777" w:rsidR="00414333" w:rsidRPr="00414333" w:rsidRDefault="00414333" w:rsidP="00414333">
      <w:pPr>
        <w:numPr>
          <w:ilvl w:val="1"/>
          <w:numId w:val="74"/>
        </w:numPr>
      </w:pPr>
      <w:r w:rsidRPr="00414333">
        <w:t>Clicking anywhere on the option container selects the option (not only small radio area).</w:t>
      </w:r>
    </w:p>
    <w:p w14:paraId="6D4CB48F" w14:textId="77777777" w:rsidR="00414333" w:rsidRPr="00414333" w:rsidRDefault="00414333" w:rsidP="00414333">
      <w:pPr>
        <w:numPr>
          <w:ilvl w:val="1"/>
          <w:numId w:val="74"/>
        </w:numPr>
      </w:pPr>
      <w:r w:rsidRPr="00414333">
        <w:t>Red rounded borders enforced with border-2 border-red-400 rounded-</w:t>
      </w:r>
      <w:proofErr w:type="spellStart"/>
      <w:r w:rsidRPr="00414333">
        <w:t>lg</w:t>
      </w:r>
      <w:proofErr w:type="spellEnd"/>
      <w:r w:rsidRPr="00414333">
        <w:t xml:space="preserve"> on option container.</w:t>
      </w:r>
    </w:p>
    <w:p w14:paraId="32B7C078" w14:textId="77777777" w:rsidR="00414333" w:rsidRPr="00414333" w:rsidRDefault="00414333" w:rsidP="00414333">
      <w:pPr>
        <w:rPr>
          <w:b/>
          <w:bCs/>
        </w:rPr>
      </w:pPr>
      <w:r w:rsidRPr="00414333">
        <w:rPr>
          <w:b/>
          <w:bCs/>
        </w:rPr>
        <w:t>19.2. Edit Location button</w:t>
      </w:r>
    </w:p>
    <w:p w14:paraId="4E5F926F" w14:textId="77777777" w:rsidR="00414333" w:rsidRPr="00414333" w:rsidRDefault="00414333" w:rsidP="00414333">
      <w:pPr>
        <w:numPr>
          <w:ilvl w:val="0"/>
          <w:numId w:val="75"/>
        </w:numPr>
      </w:pPr>
      <w:r w:rsidRPr="00414333">
        <w:t xml:space="preserve">New UI card next to location display (slightly inset right) that calls </w:t>
      </w:r>
      <w:proofErr w:type="spellStart"/>
      <w:proofErr w:type="gramStart"/>
      <w:r w:rsidRPr="00414333">
        <w:t>onEditLocation</w:t>
      </w:r>
      <w:proofErr w:type="spellEnd"/>
      <w:r w:rsidRPr="00414333">
        <w:t>(</w:t>
      </w:r>
      <w:proofErr w:type="gramEnd"/>
      <w:r w:rsidRPr="00414333">
        <w:t xml:space="preserve">) — must be passed by parent component (App) to change screen back to </w:t>
      </w:r>
      <w:proofErr w:type="spellStart"/>
      <w:r w:rsidRPr="00414333">
        <w:t>locationSearch</w:t>
      </w:r>
      <w:proofErr w:type="spellEnd"/>
      <w:r w:rsidRPr="00414333">
        <w:t>.</w:t>
      </w:r>
    </w:p>
    <w:p w14:paraId="43819A2B" w14:textId="77777777" w:rsidR="00414333" w:rsidRPr="00414333" w:rsidRDefault="00414333" w:rsidP="00414333">
      <w:pPr>
        <w:numPr>
          <w:ilvl w:val="0"/>
          <w:numId w:val="75"/>
        </w:numPr>
      </w:pPr>
      <w:r w:rsidRPr="00414333">
        <w:t>Styling aligned with Vote button.</w:t>
      </w:r>
    </w:p>
    <w:p w14:paraId="5E044866" w14:textId="77777777" w:rsidR="00414333" w:rsidRPr="00414333" w:rsidRDefault="00000000" w:rsidP="00414333">
      <w:r>
        <w:pict w14:anchorId="0B3250C9">
          <v:rect id="_x0000_i1058" style="width:0;height:1.5pt" o:hralign="center" o:hrstd="t" o:hr="t" fillcolor="#a0a0a0" stroked="f"/>
        </w:pict>
      </w:r>
    </w:p>
    <w:p w14:paraId="655A56A8" w14:textId="77777777" w:rsidR="00414333" w:rsidRPr="00414333" w:rsidRDefault="00414333" w:rsidP="00414333">
      <w:pPr>
        <w:rPr>
          <w:b/>
          <w:bCs/>
        </w:rPr>
      </w:pPr>
      <w:r w:rsidRPr="00414333">
        <w:rPr>
          <w:b/>
          <w:bCs/>
        </w:rPr>
        <w:t>Chapter 20 — Testing Matrix &amp; How to Reproduce</w:t>
      </w:r>
    </w:p>
    <w:p w14:paraId="55BB508F" w14:textId="77777777" w:rsidR="00414333" w:rsidRPr="00414333" w:rsidRDefault="00414333" w:rsidP="00414333">
      <w:r w:rsidRPr="00414333">
        <w:rPr>
          <w:b/>
          <w:bCs/>
        </w:rPr>
        <w:t>Purpose:</w:t>
      </w:r>
      <w:r w:rsidRPr="00414333">
        <w:t xml:space="preserve"> A plain, repeatable test plan that reproduces all flows, failures, and expected outcomes.</w:t>
      </w:r>
    </w:p>
    <w:p w14:paraId="0E0E5C83" w14:textId="77777777" w:rsidR="00414333" w:rsidRPr="00414333" w:rsidRDefault="00414333" w:rsidP="00414333">
      <w:pPr>
        <w:rPr>
          <w:b/>
          <w:bCs/>
        </w:rPr>
      </w:pPr>
      <w:r w:rsidRPr="00414333">
        <w:rPr>
          <w:b/>
          <w:bCs/>
        </w:rPr>
        <w:t>20.1. Auth + Email tests</w:t>
      </w:r>
    </w:p>
    <w:p w14:paraId="57FFC9E8" w14:textId="77777777" w:rsidR="00414333" w:rsidRPr="00414333" w:rsidRDefault="00414333" w:rsidP="00414333">
      <w:pPr>
        <w:numPr>
          <w:ilvl w:val="0"/>
          <w:numId w:val="76"/>
        </w:numPr>
      </w:pPr>
      <w:r w:rsidRPr="00414333">
        <w:t xml:space="preserve">Test 1: Register via frontend → expect admin-created profile (if using server route) and email confirmation message (or magic link) in </w:t>
      </w:r>
      <w:proofErr w:type="spellStart"/>
      <w:r w:rsidRPr="00414333">
        <w:t>Mailtrap</w:t>
      </w:r>
      <w:proofErr w:type="spellEnd"/>
      <w:r w:rsidRPr="00414333">
        <w:t>.</w:t>
      </w:r>
    </w:p>
    <w:p w14:paraId="0AF1AB97" w14:textId="77777777" w:rsidR="00414333" w:rsidRPr="00414333" w:rsidRDefault="00414333" w:rsidP="00414333">
      <w:pPr>
        <w:numPr>
          <w:ilvl w:val="0"/>
          <w:numId w:val="76"/>
        </w:numPr>
      </w:pPr>
      <w:r w:rsidRPr="00414333">
        <w:t xml:space="preserve">Test 2: Delete user via Admin API → confirm row gone in </w:t>
      </w:r>
      <w:proofErr w:type="spellStart"/>
      <w:proofErr w:type="gramStart"/>
      <w:r w:rsidRPr="00414333">
        <w:t>auth.users</w:t>
      </w:r>
      <w:proofErr w:type="spellEnd"/>
      <w:proofErr w:type="gramEnd"/>
      <w:r w:rsidRPr="00414333">
        <w:t>. If 404, confirm id mismatch.</w:t>
      </w:r>
    </w:p>
    <w:p w14:paraId="74507F51" w14:textId="77777777" w:rsidR="00414333" w:rsidRPr="00414333" w:rsidRDefault="00414333" w:rsidP="00414333">
      <w:pPr>
        <w:rPr>
          <w:b/>
          <w:bCs/>
        </w:rPr>
      </w:pPr>
      <w:r w:rsidRPr="00414333">
        <w:rPr>
          <w:b/>
          <w:bCs/>
        </w:rPr>
        <w:lastRenderedPageBreak/>
        <w:t>20.2. Report flow tests</w:t>
      </w:r>
    </w:p>
    <w:p w14:paraId="4F3140DC" w14:textId="77777777" w:rsidR="00414333" w:rsidRPr="00414333" w:rsidRDefault="00414333" w:rsidP="00414333">
      <w:pPr>
        <w:numPr>
          <w:ilvl w:val="0"/>
          <w:numId w:val="77"/>
        </w:numPr>
      </w:pPr>
      <w:r w:rsidRPr="00414333">
        <w:t xml:space="preserve">Test 3: Login confirmed user, grant location, choose location, submit report without questionnaire -&gt; reports entry with </w:t>
      </w:r>
      <w:proofErr w:type="spellStart"/>
      <w:r w:rsidRPr="00414333">
        <w:t>qsn_answered</w:t>
      </w:r>
      <w:proofErr w:type="spellEnd"/>
      <w:r w:rsidRPr="00414333">
        <w:t>=false, UI shows notice; draft cleared if confirmed user.</w:t>
      </w:r>
    </w:p>
    <w:p w14:paraId="2F920A45" w14:textId="77777777" w:rsidR="00414333" w:rsidRPr="00414333" w:rsidRDefault="00414333" w:rsidP="00414333">
      <w:pPr>
        <w:numPr>
          <w:ilvl w:val="0"/>
          <w:numId w:val="77"/>
        </w:numPr>
      </w:pPr>
      <w:r w:rsidRPr="00414333">
        <w:t xml:space="preserve">Test 4: Login unconfirmed user, submit report without questionnaire -&gt; </w:t>
      </w:r>
      <w:proofErr w:type="spellStart"/>
      <w:r w:rsidRPr="00414333">
        <w:t>reports_unconfirmed</w:t>
      </w:r>
      <w:proofErr w:type="spellEnd"/>
      <w:r w:rsidRPr="00414333">
        <w:t xml:space="preserve"> entry and </w:t>
      </w:r>
      <w:proofErr w:type="spellStart"/>
      <w:r w:rsidRPr="00414333">
        <w:t>qsn_answered</w:t>
      </w:r>
      <w:proofErr w:type="spellEnd"/>
      <w:r w:rsidRPr="00414333">
        <w:t xml:space="preserve">=false, UI shows notice and draft persisted in </w:t>
      </w:r>
      <w:proofErr w:type="spellStart"/>
      <w:r w:rsidRPr="00414333">
        <w:t>localStorage</w:t>
      </w:r>
      <w:proofErr w:type="spellEnd"/>
      <w:r w:rsidRPr="00414333">
        <w:t>.</w:t>
      </w:r>
    </w:p>
    <w:p w14:paraId="10A0C473" w14:textId="77777777" w:rsidR="00414333" w:rsidRPr="00414333" w:rsidRDefault="00414333" w:rsidP="00414333">
      <w:pPr>
        <w:numPr>
          <w:ilvl w:val="0"/>
          <w:numId w:val="77"/>
        </w:numPr>
      </w:pPr>
      <w:r w:rsidRPr="00414333">
        <w:t xml:space="preserve">Test 5: Later answer questionnaire -&gt; </w:t>
      </w:r>
      <w:proofErr w:type="spellStart"/>
      <w:r w:rsidRPr="00414333">
        <w:t>questionnaire_responses</w:t>
      </w:r>
      <w:proofErr w:type="spellEnd"/>
      <w:r w:rsidRPr="00414333">
        <w:t xml:space="preserve">_* insert and corresponding reports or </w:t>
      </w:r>
      <w:proofErr w:type="spellStart"/>
      <w:r w:rsidRPr="00414333">
        <w:t>reports_unconfirmed</w:t>
      </w:r>
      <w:proofErr w:type="spellEnd"/>
      <w:r w:rsidRPr="00414333">
        <w:t xml:space="preserve"> row updated </w:t>
      </w:r>
      <w:proofErr w:type="spellStart"/>
      <w:r w:rsidRPr="00414333">
        <w:t>qsn_answered</w:t>
      </w:r>
      <w:proofErr w:type="spellEnd"/>
      <w:r w:rsidRPr="00414333">
        <w:t>=true.</w:t>
      </w:r>
    </w:p>
    <w:p w14:paraId="029D18EB" w14:textId="77777777" w:rsidR="00414333" w:rsidRPr="00414333" w:rsidRDefault="00414333" w:rsidP="00414333">
      <w:pPr>
        <w:rPr>
          <w:b/>
          <w:bCs/>
        </w:rPr>
      </w:pPr>
      <w:r w:rsidRPr="00414333">
        <w:rPr>
          <w:b/>
          <w:bCs/>
        </w:rPr>
        <w:t>20.3. Edge cases</w:t>
      </w:r>
    </w:p>
    <w:p w14:paraId="5FD19821" w14:textId="77777777" w:rsidR="00414333" w:rsidRPr="00414333" w:rsidRDefault="00414333" w:rsidP="00414333">
      <w:pPr>
        <w:numPr>
          <w:ilvl w:val="0"/>
          <w:numId w:val="78"/>
        </w:numPr>
      </w:pPr>
      <w:r w:rsidRPr="00414333">
        <w:t xml:space="preserve">Race: submit report then immediately open questionnaire — ensure </w:t>
      </w:r>
      <w:proofErr w:type="spellStart"/>
      <w:r w:rsidRPr="00414333">
        <w:t>reportId</w:t>
      </w:r>
      <w:proofErr w:type="spellEnd"/>
      <w:r w:rsidRPr="00414333">
        <w:t xml:space="preserve"> exists before Questionnaire submits.</w:t>
      </w:r>
    </w:p>
    <w:p w14:paraId="06C62301" w14:textId="77777777" w:rsidR="00414333" w:rsidRPr="00414333" w:rsidRDefault="00414333" w:rsidP="00414333">
      <w:pPr>
        <w:numPr>
          <w:ilvl w:val="0"/>
          <w:numId w:val="78"/>
        </w:numPr>
      </w:pPr>
      <w:r w:rsidRPr="00414333">
        <w:t xml:space="preserve">Tab-switch: grant location then </w:t>
      </w:r>
      <w:proofErr w:type="gramStart"/>
      <w:r w:rsidRPr="00414333">
        <w:t>switch</w:t>
      </w:r>
      <w:proofErr w:type="gramEnd"/>
      <w:r w:rsidRPr="00414333">
        <w:t xml:space="preserve"> away and return — verify no repeated prompts due to </w:t>
      </w:r>
      <w:proofErr w:type="spellStart"/>
      <w:r w:rsidRPr="00414333">
        <w:t>locationGranted</w:t>
      </w:r>
      <w:proofErr w:type="spellEnd"/>
      <w:r w:rsidRPr="00414333">
        <w:t xml:space="preserve"> persisted.</w:t>
      </w:r>
    </w:p>
    <w:p w14:paraId="7A398EE3" w14:textId="77777777" w:rsidR="00414333" w:rsidRPr="00414333" w:rsidRDefault="00000000" w:rsidP="00414333">
      <w:r>
        <w:pict w14:anchorId="2451ED49">
          <v:rect id="_x0000_i1059" style="width:0;height:1.5pt" o:hralign="center" o:hrstd="t" o:hr="t" fillcolor="#a0a0a0" stroked="f"/>
        </w:pict>
      </w:r>
    </w:p>
    <w:p w14:paraId="0D2B9D25" w14:textId="77777777" w:rsidR="00414333" w:rsidRPr="00414333" w:rsidRDefault="00414333" w:rsidP="00414333">
      <w:pPr>
        <w:rPr>
          <w:b/>
          <w:bCs/>
        </w:rPr>
      </w:pPr>
      <w:r w:rsidRPr="00414333">
        <w:rPr>
          <w:b/>
          <w:bCs/>
        </w:rPr>
        <w:t>Chapter 21 — Developer Notes &amp; Where to Look Next (practical)</w:t>
      </w:r>
    </w:p>
    <w:p w14:paraId="5D383F86" w14:textId="77777777" w:rsidR="00414333" w:rsidRPr="00414333" w:rsidRDefault="00414333" w:rsidP="00414333">
      <w:r w:rsidRPr="00414333">
        <w:rPr>
          <w:b/>
          <w:bCs/>
        </w:rPr>
        <w:t>Purpose:</w:t>
      </w:r>
      <w:r w:rsidRPr="00414333">
        <w:t xml:space="preserve"> Direct, actionable next steps and where to check when things break.</w:t>
      </w:r>
    </w:p>
    <w:p w14:paraId="51E9E287" w14:textId="77777777" w:rsidR="00414333" w:rsidRPr="00414333" w:rsidRDefault="00414333" w:rsidP="00414333">
      <w:pPr>
        <w:rPr>
          <w:b/>
          <w:bCs/>
        </w:rPr>
      </w:pPr>
      <w:r w:rsidRPr="00414333">
        <w:rPr>
          <w:b/>
          <w:bCs/>
        </w:rPr>
        <w:t>21.1. Immediate TODOs (priority)</w:t>
      </w:r>
    </w:p>
    <w:p w14:paraId="14A42FA2" w14:textId="77777777" w:rsidR="00414333" w:rsidRPr="00414333" w:rsidRDefault="00414333" w:rsidP="00414333">
      <w:pPr>
        <w:numPr>
          <w:ilvl w:val="0"/>
          <w:numId w:val="79"/>
        </w:numPr>
      </w:pPr>
      <w:r w:rsidRPr="00414333">
        <w:t xml:space="preserve">Decide once whether you want questionnaire column on reports tables or keep separate </w:t>
      </w:r>
      <w:proofErr w:type="spellStart"/>
      <w:r w:rsidRPr="00414333">
        <w:t>questionnaire_responses</w:t>
      </w:r>
      <w:proofErr w:type="spellEnd"/>
      <w:r w:rsidRPr="00414333">
        <w:t>_*. (You already said separate tables — remove questionnaire property from report payloads.)</w:t>
      </w:r>
    </w:p>
    <w:p w14:paraId="79C4247A" w14:textId="77777777" w:rsidR="00414333" w:rsidRPr="00414333" w:rsidRDefault="00414333" w:rsidP="00414333">
      <w:pPr>
        <w:numPr>
          <w:ilvl w:val="0"/>
          <w:numId w:val="79"/>
        </w:numPr>
      </w:pPr>
      <w:r w:rsidRPr="00414333">
        <w:t xml:space="preserve">Ensure </w:t>
      </w:r>
      <w:proofErr w:type="spellStart"/>
      <w:r w:rsidRPr="00414333">
        <w:t>report_id</w:t>
      </w:r>
      <w:proofErr w:type="spellEnd"/>
      <w:r w:rsidRPr="00414333">
        <w:t xml:space="preserve"> types match across reports and </w:t>
      </w:r>
      <w:proofErr w:type="spellStart"/>
      <w:r w:rsidRPr="00414333">
        <w:t>questionnaire_responses</w:t>
      </w:r>
      <w:proofErr w:type="spellEnd"/>
      <w:r w:rsidRPr="00414333">
        <w:t xml:space="preserve">_* (use </w:t>
      </w:r>
      <w:proofErr w:type="spellStart"/>
      <w:r w:rsidRPr="00414333">
        <w:t>uuid</w:t>
      </w:r>
      <w:proofErr w:type="spellEnd"/>
      <w:r w:rsidRPr="00414333">
        <w:t>).</w:t>
      </w:r>
    </w:p>
    <w:p w14:paraId="74B85939" w14:textId="77777777" w:rsidR="00414333" w:rsidRPr="00414333" w:rsidRDefault="00414333" w:rsidP="00414333">
      <w:pPr>
        <w:numPr>
          <w:ilvl w:val="0"/>
          <w:numId w:val="79"/>
        </w:numPr>
      </w:pPr>
      <w:r w:rsidRPr="00414333">
        <w:t>Add/adjust RLS policies to allow client inserts to unconfirmed tables (</w:t>
      </w:r>
      <w:proofErr w:type="spellStart"/>
      <w:r w:rsidRPr="00414333">
        <w:t>user_id</w:t>
      </w:r>
      <w:proofErr w:type="spellEnd"/>
      <w:r w:rsidRPr="00414333">
        <w:t xml:space="preserve"> = </w:t>
      </w:r>
      <w:proofErr w:type="spellStart"/>
      <w:proofErr w:type="gramStart"/>
      <w:r w:rsidRPr="00414333">
        <w:t>auth.uid</w:t>
      </w:r>
      <w:proofErr w:type="spellEnd"/>
      <w:r w:rsidRPr="00414333">
        <w:t>(</w:t>
      </w:r>
      <w:proofErr w:type="gramEnd"/>
      <w:r w:rsidRPr="00414333">
        <w:t>)) OR route those inserts via server using service role key.</w:t>
      </w:r>
    </w:p>
    <w:p w14:paraId="5F43D81D" w14:textId="77777777" w:rsidR="00414333" w:rsidRPr="00414333" w:rsidRDefault="00414333" w:rsidP="00414333">
      <w:pPr>
        <w:numPr>
          <w:ilvl w:val="0"/>
          <w:numId w:val="79"/>
        </w:numPr>
      </w:pPr>
      <w:r w:rsidRPr="00414333">
        <w:t>Test Supabase SMTP again with a real SMTP provider (Gmail/</w:t>
      </w:r>
      <w:proofErr w:type="spellStart"/>
      <w:r w:rsidRPr="00414333">
        <w:t>Sendgrid</w:t>
      </w:r>
      <w:proofErr w:type="spellEnd"/>
      <w:r w:rsidRPr="00414333">
        <w:t>) for end-to-end confirmation delivery.</w:t>
      </w:r>
    </w:p>
    <w:p w14:paraId="48C6CCD7" w14:textId="77777777" w:rsidR="00414333" w:rsidRPr="00414333" w:rsidRDefault="00414333" w:rsidP="00414333">
      <w:pPr>
        <w:rPr>
          <w:b/>
          <w:bCs/>
        </w:rPr>
      </w:pPr>
      <w:r w:rsidRPr="00414333">
        <w:rPr>
          <w:b/>
          <w:bCs/>
        </w:rPr>
        <w:t>21.2. Files to inspect when debugging</w:t>
      </w:r>
    </w:p>
    <w:p w14:paraId="0DAD3B0F" w14:textId="77777777" w:rsidR="00414333" w:rsidRPr="00414333" w:rsidRDefault="00414333" w:rsidP="00414333">
      <w:pPr>
        <w:numPr>
          <w:ilvl w:val="0"/>
          <w:numId w:val="80"/>
        </w:numPr>
      </w:pPr>
      <w:r w:rsidRPr="00414333">
        <w:lastRenderedPageBreak/>
        <w:t>server/server.js — admin create logic and cleanup on profile insert failure.</w:t>
      </w:r>
    </w:p>
    <w:p w14:paraId="49BF77F4" w14:textId="77777777" w:rsidR="00414333" w:rsidRPr="00414333" w:rsidRDefault="00414333" w:rsidP="00414333">
      <w:pPr>
        <w:numPr>
          <w:ilvl w:val="0"/>
          <w:numId w:val="80"/>
        </w:numPr>
      </w:pPr>
      <w:proofErr w:type="spellStart"/>
      <w:r w:rsidRPr="00414333">
        <w:t>src</w:t>
      </w:r>
      <w:proofErr w:type="spellEnd"/>
      <w:r w:rsidRPr="00414333">
        <w:t>/</w:t>
      </w:r>
      <w:proofErr w:type="spellStart"/>
      <w:r w:rsidRPr="00414333">
        <w:t>App.tsx</w:t>
      </w:r>
      <w:proofErr w:type="spellEnd"/>
      <w:r w:rsidRPr="00414333">
        <w:t xml:space="preserve"> — session/persistence flow.</w:t>
      </w:r>
    </w:p>
    <w:p w14:paraId="5169ACBF" w14:textId="77777777" w:rsidR="00414333" w:rsidRPr="00414333" w:rsidRDefault="00414333" w:rsidP="00414333">
      <w:pPr>
        <w:numPr>
          <w:ilvl w:val="0"/>
          <w:numId w:val="80"/>
        </w:numPr>
      </w:pPr>
      <w:proofErr w:type="spellStart"/>
      <w:r w:rsidRPr="00414333">
        <w:t>src</w:t>
      </w:r>
      <w:proofErr w:type="spellEnd"/>
      <w:r w:rsidRPr="00414333">
        <w:t>/components/</w:t>
      </w:r>
      <w:proofErr w:type="spellStart"/>
      <w:r w:rsidRPr="00414333">
        <w:t>LoginForm.tsx</w:t>
      </w:r>
      <w:proofErr w:type="spellEnd"/>
      <w:r w:rsidRPr="00414333">
        <w:t xml:space="preserve"> — login handler and </w:t>
      </w:r>
      <w:proofErr w:type="spellStart"/>
      <w:r w:rsidRPr="00414333">
        <w:t>onLoginSuccess</w:t>
      </w:r>
      <w:proofErr w:type="spellEnd"/>
      <w:r w:rsidRPr="00414333">
        <w:t xml:space="preserve"> call.</w:t>
      </w:r>
    </w:p>
    <w:p w14:paraId="5E1504CF" w14:textId="77777777" w:rsidR="00414333" w:rsidRPr="00414333" w:rsidRDefault="00414333" w:rsidP="00414333">
      <w:pPr>
        <w:numPr>
          <w:ilvl w:val="0"/>
          <w:numId w:val="80"/>
        </w:numPr>
      </w:pPr>
      <w:proofErr w:type="spellStart"/>
      <w:r w:rsidRPr="00414333">
        <w:t>src</w:t>
      </w:r>
      <w:proofErr w:type="spellEnd"/>
      <w:r w:rsidRPr="00414333">
        <w:t>/components/</w:t>
      </w:r>
      <w:proofErr w:type="spellStart"/>
      <w:r w:rsidRPr="00414333">
        <w:t>LocationPermission.tsx</w:t>
      </w:r>
      <w:proofErr w:type="spellEnd"/>
      <w:r w:rsidRPr="00414333">
        <w:t xml:space="preserve"> — </w:t>
      </w:r>
      <w:proofErr w:type="spellStart"/>
      <w:r w:rsidRPr="00414333">
        <w:t>localStorage</w:t>
      </w:r>
      <w:proofErr w:type="spellEnd"/>
      <w:r w:rsidRPr="00414333">
        <w:t xml:space="preserve"> keys.</w:t>
      </w:r>
    </w:p>
    <w:p w14:paraId="676668D7" w14:textId="77777777" w:rsidR="00414333" w:rsidRPr="00414333" w:rsidRDefault="00414333" w:rsidP="00414333">
      <w:pPr>
        <w:numPr>
          <w:ilvl w:val="0"/>
          <w:numId w:val="80"/>
        </w:numPr>
      </w:pPr>
      <w:proofErr w:type="spellStart"/>
      <w:r w:rsidRPr="00414333">
        <w:t>src</w:t>
      </w:r>
      <w:proofErr w:type="spellEnd"/>
      <w:r w:rsidRPr="00414333">
        <w:t>/components/</w:t>
      </w:r>
      <w:proofErr w:type="spellStart"/>
      <w:r w:rsidRPr="00414333">
        <w:t>LocationSearch.tsx</w:t>
      </w:r>
      <w:proofErr w:type="spellEnd"/>
      <w:r w:rsidRPr="00414333">
        <w:t xml:space="preserve"> — selection &amp; pincode extraction.</w:t>
      </w:r>
    </w:p>
    <w:p w14:paraId="5ED0F2AB" w14:textId="77777777" w:rsidR="00414333" w:rsidRPr="00414333" w:rsidRDefault="00414333" w:rsidP="00414333">
      <w:pPr>
        <w:numPr>
          <w:ilvl w:val="0"/>
          <w:numId w:val="80"/>
        </w:numPr>
      </w:pPr>
      <w:proofErr w:type="spellStart"/>
      <w:r w:rsidRPr="00414333">
        <w:t>src</w:t>
      </w:r>
      <w:proofErr w:type="spellEnd"/>
      <w:r w:rsidRPr="00414333">
        <w:t>/components/</w:t>
      </w:r>
      <w:proofErr w:type="spellStart"/>
      <w:r w:rsidRPr="00414333">
        <w:t>ReportScreen.tsx</w:t>
      </w:r>
      <w:proofErr w:type="spellEnd"/>
      <w:r w:rsidRPr="00414333">
        <w:t xml:space="preserve"> — payload building and saving logic (confirmed/unconfirmed branch).</w:t>
      </w:r>
    </w:p>
    <w:p w14:paraId="10FA7FE9" w14:textId="77777777" w:rsidR="00414333" w:rsidRPr="00414333" w:rsidRDefault="00414333" w:rsidP="00414333">
      <w:pPr>
        <w:numPr>
          <w:ilvl w:val="0"/>
          <w:numId w:val="80"/>
        </w:numPr>
      </w:pPr>
      <w:proofErr w:type="spellStart"/>
      <w:r w:rsidRPr="00414333">
        <w:t>src</w:t>
      </w:r>
      <w:proofErr w:type="spellEnd"/>
      <w:r w:rsidRPr="00414333">
        <w:t>/components/</w:t>
      </w:r>
      <w:proofErr w:type="spellStart"/>
      <w:r w:rsidRPr="00414333">
        <w:t>Questionnaire.tsx</w:t>
      </w:r>
      <w:proofErr w:type="spellEnd"/>
      <w:r w:rsidRPr="00414333">
        <w:t xml:space="preserve"> — selection click area, saving logic to </w:t>
      </w:r>
      <w:proofErr w:type="spellStart"/>
      <w:r w:rsidRPr="00414333">
        <w:t>questionnaire_responses</w:t>
      </w:r>
      <w:proofErr w:type="spellEnd"/>
      <w:r w:rsidRPr="00414333">
        <w:t>_* and updating report row.</w:t>
      </w:r>
    </w:p>
    <w:p w14:paraId="7509D5CC" w14:textId="77777777" w:rsidR="00414333" w:rsidRPr="00414333" w:rsidRDefault="00000000" w:rsidP="00414333">
      <w:r>
        <w:pict w14:anchorId="7608E12F">
          <v:rect id="_x0000_i1060" style="width:0;height:1.5pt" o:hralign="center" o:hrstd="t" o:hr="t" fillcolor="#a0a0a0" stroked="f"/>
        </w:pict>
      </w:r>
    </w:p>
    <w:p w14:paraId="155BF03E" w14:textId="77777777" w:rsidR="00414333" w:rsidRPr="00414333" w:rsidRDefault="00414333" w:rsidP="00414333">
      <w:pPr>
        <w:rPr>
          <w:b/>
          <w:bCs/>
        </w:rPr>
      </w:pPr>
      <w:r w:rsidRPr="00414333">
        <w:rPr>
          <w:b/>
          <w:bCs/>
        </w:rPr>
        <w:t>Chapter 22 — Full change log (every single commit-worthy change since that earlier TOC)</w:t>
      </w:r>
    </w:p>
    <w:p w14:paraId="031C3B31" w14:textId="77777777" w:rsidR="00414333" w:rsidRPr="00414333" w:rsidRDefault="00414333" w:rsidP="00414333">
      <w:pPr>
        <w:numPr>
          <w:ilvl w:val="0"/>
          <w:numId w:val="81"/>
        </w:numPr>
      </w:pPr>
      <w:r w:rsidRPr="00414333">
        <w:t xml:space="preserve">Added DRAFT_KEY and persistence in </w:t>
      </w:r>
      <w:proofErr w:type="spellStart"/>
      <w:r w:rsidRPr="00414333">
        <w:t>ReportScreen</w:t>
      </w:r>
      <w:proofErr w:type="spellEnd"/>
      <w:r w:rsidRPr="00414333">
        <w:t>.</w:t>
      </w:r>
    </w:p>
    <w:p w14:paraId="6D1770E8" w14:textId="77777777" w:rsidR="00414333" w:rsidRPr="00414333" w:rsidRDefault="00414333" w:rsidP="00414333">
      <w:pPr>
        <w:numPr>
          <w:ilvl w:val="0"/>
          <w:numId w:val="81"/>
        </w:numPr>
      </w:pPr>
      <w:r w:rsidRPr="00414333">
        <w:t>Removed mandatory file submission check (accept reports with just vote).</w:t>
      </w:r>
    </w:p>
    <w:p w14:paraId="375377A2" w14:textId="77777777" w:rsidR="00414333" w:rsidRPr="00414333" w:rsidRDefault="00414333" w:rsidP="00414333">
      <w:pPr>
        <w:numPr>
          <w:ilvl w:val="0"/>
          <w:numId w:val="81"/>
        </w:numPr>
      </w:pPr>
      <w:r w:rsidRPr="00414333">
        <w:t xml:space="preserve">Added dual-pincode logic: </w:t>
      </w:r>
      <w:proofErr w:type="spellStart"/>
      <w:r w:rsidRPr="00414333">
        <w:t>user_pincode</w:t>
      </w:r>
      <w:proofErr w:type="spellEnd"/>
      <w:r w:rsidRPr="00414333">
        <w:t xml:space="preserve"> (screen 3) vs </w:t>
      </w:r>
      <w:proofErr w:type="spellStart"/>
      <w:r w:rsidRPr="00414333">
        <w:t>report_pincode</w:t>
      </w:r>
      <w:proofErr w:type="spellEnd"/>
      <w:r w:rsidRPr="00414333">
        <w:t xml:space="preserve"> (screen 4).</w:t>
      </w:r>
    </w:p>
    <w:p w14:paraId="18215C4B" w14:textId="77777777" w:rsidR="00414333" w:rsidRPr="00414333" w:rsidRDefault="00414333" w:rsidP="00414333">
      <w:pPr>
        <w:numPr>
          <w:ilvl w:val="0"/>
          <w:numId w:val="81"/>
        </w:numPr>
      </w:pPr>
      <w:r w:rsidRPr="00414333">
        <w:t xml:space="preserve">Implemented </w:t>
      </w:r>
      <w:proofErr w:type="spellStart"/>
      <w:r w:rsidRPr="00414333">
        <w:t>reports_unconfirmed</w:t>
      </w:r>
      <w:proofErr w:type="spellEnd"/>
      <w:r w:rsidRPr="00414333">
        <w:t xml:space="preserve"> mirror table insertion, with draft saving.</w:t>
      </w:r>
    </w:p>
    <w:p w14:paraId="52DE65F0" w14:textId="77777777" w:rsidR="00414333" w:rsidRPr="00414333" w:rsidRDefault="00414333" w:rsidP="00414333">
      <w:pPr>
        <w:numPr>
          <w:ilvl w:val="0"/>
          <w:numId w:val="81"/>
        </w:numPr>
      </w:pPr>
      <w:r w:rsidRPr="00414333">
        <w:t xml:space="preserve">Rewrote Questionnaire to write to </w:t>
      </w:r>
      <w:proofErr w:type="spellStart"/>
      <w:r w:rsidRPr="00414333">
        <w:t>questionnaire_responses_confirmed</w:t>
      </w:r>
      <w:proofErr w:type="spellEnd"/>
      <w:r w:rsidRPr="00414333">
        <w:t xml:space="preserve"> / ..._unconfirmed and update </w:t>
      </w:r>
      <w:proofErr w:type="spellStart"/>
      <w:r w:rsidRPr="00414333">
        <w:t>qsn_answered</w:t>
      </w:r>
      <w:proofErr w:type="spellEnd"/>
      <w:r w:rsidRPr="00414333">
        <w:t xml:space="preserve"> </w:t>
      </w:r>
      <w:proofErr w:type="spellStart"/>
      <w:r w:rsidRPr="00414333">
        <w:t>boolean</w:t>
      </w:r>
      <w:proofErr w:type="spellEnd"/>
      <w:r w:rsidRPr="00414333">
        <w:t xml:space="preserve"> on reports row.</w:t>
      </w:r>
    </w:p>
    <w:p w14:paraId="38F986F9" w14:textId="77777777" w:rsidR="00414333" w:rsidRPr="00414333" w:rsidRDefault="00414333" w:rsidP="00414333">
      <w:pPr>
        <w:numPr>
          <w:ilvl w:val="0"/>
          <w:numId w:val="81"/>
        </w:numPr>
      </w:pPr>
      <w:r w:rsidRPr="00414333">
        <w:t>Fixed TypeScript typing mismatches (</w:t>
      </w:r>
      <w:proofErr w:type="spellStart"/>
      <w:r w:rsidRPr="00414333">
        <w:t>reportId</w:t>
      </w:r>
      <w:proofErr w:type="spellEnd"/>
      <w:r w:rsidRPr="00414333">
        <w:t xml:space="preserve"> -&gt; string/</w:t>
      </w:r>
      <w:proofErr w:type="spellStart"/>
      <w:r w:rsidRPr="00414333">
        <w:t>uuid</w:t>
      </w:r>
      <w:proofErr w:type="spellEnd"/>
      <w:r w:rsidRPr="00414333">
        <w:t>).</w:t>
      </w:r>
    </w:p>
    <w:p w14:paraId="57BBCFAE" w14:textId="77777777" w:rsidR="00414333" w:rsidRPr="00414333" w:rsidRDefault="00414333" w:rsidP="00414333">
      <w:pPr>
        <w:numPr>
          <w:ilvl w:val="0"/>
          <w:numId w:val="81"/>
        </w:numPr>
      </w:pPr>
      <w:r w:rsidRPr="00414333">
        <w:t>Fixed template string syntax issues causing https TS errors.</w:t>
      </w:r>
    </w:p>
    <w:p w14:paraId="5B1B1C27" w14:textId="77777777" w:rsidR="00414333" w:rsidRPr="00414333" w:rsidRDefault="00414333" w:rsidP="00414333">
      <w:pPr>
        <w:numPr>
          <w:ilvl w:val="0"/>
          <w:numId w:val="81"/>
        </w:numPr>
      </w:pPr>
      <w:r w:rsidRPr="00414333">
        <w:t xml:space="preserve">Enforced full-box </w:t>
      </w:r>
      <w:proofErr w:type="spellStart"/>
      <w:r w:rsidRPr="00414333">
        <w:t>clickability</w:t>
      </w:r>
      <w:proofErr w:type="spellEnd"/>
      <w:r w:rsidRPr="00414333">
        <w:t xml:space="preserve"> and forced red borders for questionnaire options.</w:t>
      </w:r>
    </w:p>
    <w:p w14:paraId="3A13EB1F" w14:textId="77777777" w:rsidR="00414333" w:rsidRPr="00414333" w:rsidRDefault="00414333" w:rsidP="00414333">
      <w:pPr>
        <w:numPr>
          <w:ilvl w:val="0"/>
          <w:numId w:val="81"/>
        </w:numPr>
      </w:pPr>
      <w:r w:rsidRPr="00414333">
        <w:t xml:space="preserve">Implemented </w:t>
      </w:r>
      <w:proofErr w:type="spellStart"/>
      <w:r w:rsidRPr="00414333">
        <w:t>onEditLocation</w:t>
      </w:r>
      <w:proofErr w:type="spellEnd"/>
      <w:r w:rsidRPr="00414333">
        <w:t xml:space="preserve"> UI and layout changes for Edit Location button.</w:t>
      </w:r>
    </w:p>
    <w:p w14:paraId="292FCDC5" w14:textId="77777777" w:rsidR="00414333" w:rsidRPr="00414333" w:rsidRDefault="00414333" w:rsidP="00414333">
      <w:pPr>
        <w:numPr>
          <w:ilvl w:val="0"/>
          <w:numId w:val="81"/>
        </w:numPr>
      </w:pPr>
      <w:r w:rsidRPr="00414333">
        <w:t xml:space="preserve">Reworked </w:t>
      </w:r>
      <w:proofErr w:type="spellStart"/>
      <w:r w:rsidRPr="00414333">
        <w:t>App.tsx</w:t>
      </w:r>
      <w:proofErr w:type="spellEnd"/>
      <w:r w:rsidRPr="00414333">
        <w:t xml:space="preserve"> session loading with retry loop, and restored persisted page flow on reload.</w:t>
      </w:r>
    </w:p>
    <w:p w14:paraId="29F5B950" w14:textId="77777777" w:rsidR="00414333" w:rsidRPr="00414333" w:rsidRDefault="00414333" w:rsidP="00414333">
      <w:pPr>
        <w:numPr>
          <w:ilvl w:val="0"/>
          <w:numId w:val="81"/>
        </w:numPr>
      </w:pPr>
      <w:r w:rsidRPr="00414333">
        <w:lastRenderedPageBreak/>
        <w:t>Performed multiple SMTP tests (</w:t>
      </w:r>
      <w:proofErr w:type="spellStart"/>
      <w:r w:rsidRPr="00414333">
        <w:t>nodemailer</w:t>
      </w:r>
      <w:proofErr w:type="spellEnd"/>
      <w:r w:rsidRPr="00414333">
        <w:t>) and fixed node ESM/CJS confusion.</w:t>
      </w:r>
    </w:p>
    <w:p w14:paraId="52D2F51F" w14:textId="77777777" w:rsidR="00414333" w:rsidRPr="00414333" w:rsidRDefault="00414333" w:rsidP="00414333">
      <w:pPr>
        <w:numPr>
          <w:ilvl w:val="0"/>
          <w:numId w:val="81"/>
        </w:numPr>
      </w:pPr>
      <w:r w:rsidRPr="00414333">
        <w:t xml:space="preserve">Ran multiple admin API tests to delete stale </w:t>
      </w:r>
      <w:proofErr w:type="spellStart"/>
      <w:proofErr w:type="gramStart"/>
      <w:r w:rsidRPr="00414333">
        <w:t>auth.users</w:t>
      </w:r>
      <w:proofErr w:type="spellEnd"/>
      <w:proofErr w:type="gramEnd"/>
      <w:r w:rsidRPr="00414333">
        <w:t xml:space="preserve"> entries.</w:t>
      </w:r>
    </w:p>
    <w:p w14:paraId="021295E9" w14:textId="77777777" w:rsidR="00414333" w:rsidRPr="00414333" w:rsidRDefault="00414333" w:rsidP="00414333">
      <w:pPr>
        <w:numPr>
          <w:ilvl w:val="0"/>
          <w:numId w:val="81"/>
        </w:numPr>
      </w:pPr>
      <w:r w:rsidRPr="00414333">
        <w:t xml:space="preserve">Adjusted server registration route to include </w:t>
      </w:r>
      <w:proofErr w:type="spellStart"/>
      <w:r w:rsidRPr="00414333">
        <w:t>user_metadata</w:t>
      </w:r>
      <w:proofErr w:type="spellEnd"/>
      <w:r w:rsidRPr="00414333">
        <w:t xml:space="preserve"> and rollback behavior.</w:t>
      </w:r>
    </w:p>
    <w:p w14:paraId="1E0DB17C" w14:textId="77777777" w:rsidR="00414333" w:rsidRPr="00414333" w:rsidRDefault="00000000" w:rsidP="00414333">
      <w:r>
        <w:pict w14:anchorId="4DB3B5D8">
          <v:rect id="_x0000_i1061" style="width:0;height:1.5pt" o:hralign="center" o:hrstd="t" o:hr="t" fillcolor="#a0a0a0" stroked="f"/>
        </w:pict>
      </w:r>
    </w:p>
    <w:p w14:paraId="0E5EB17A" w14:textId="77777777" w:rsidR="00414333" w:rsidRPr="00414333" w:rsidRDefault="00414333" w:rsidP="00414333">
      <w:pPr>
        <w:rPr>
          <w:b/>
          <w:bCs/>
        </w:rPr>
      </w:pPr>
      <w:r w:rsidRPr="00414333">
        <w:rPr>
          <w:b/>
          <w:bCs/>
        </w:rPr>
        <w:t xml:space="preserve">Chapter 23 — Complete list of configuration keys and </w:t>
      </w:r>
      <w:proofErr w:type="spellStart"/>
      <w:r w:rsidRPr="00414333">
        <w:rPr>
          <w:b/>
          <w:bCs/>
        </w:rPr>
        <w:t>localStorage</w:t>
      </w:r>
      <w:proofErr w:type="spellEnd"/>
      <w:r w:rsidRPr="00414333">
        <w:rPr>
          <w:b/>
          <w:bCs/>
        </w:rPr>
        <w:t xml:space="preserve"> keys used by the app</w:t>
      </w:r>
    </w:p>
    <w:p w14:paraId="61CB4E1D" w14:textId="77777777" w:rsidR="00414333" w:rsidRPr="00414333" w:rsidRDefault="00414333" w:rsidP="00414333">
      <w:r w:rsidRPr="00414333">
        <w:rPr>
          <w:b/>
          <w:bCs/>
        </w:rPr>
        <w:t>Env keys</w:t>
      </w:r>
    </w:p>
    <w:p w14:paraId="4F80A299" w14:textId="77777777" w:rsidR="00414333" w:rsidRPr="00414333" w:rsidRDefault="00414333" w:rsidP="00414333">
      <w:pPr>
        <w:numPr>
          <w:ilvl w:val="0"/>
          <w:numId w:val="82"/>
        </w:numPr>
      </w:pPr>
      <w:r w:rsidRPr="00414333">
        <w:t>VITE_SUPABASE_URL (frontend)</w:t>
      </w:r>
    </w:p>
    <w:p w14:paraId="14EAAF49" w14:textId="77777777" w:rsidR="00414333" w:rsidRPr="00414333" w:rsidRDefault="00414333" w:rsidP="00414333">
      <w:pPr>
        <w:numPr>
          <w:ilvl w:val="0"/>
          <w:numId w:val="82"/>
        </w:numPr>
      </w:pPr>
      <w:r w:rsidRPr="00414333">
        <w:t>VITE_SUPABASE_ANON_KEY (frontend)</w:t>
      </w:r>
    </w:p>
    <w:p w14:paraId="0A5345FC" w14:textId="77777777" w:rsidR="00414333" w:rsidRPr="00414333" w:rsidRDefault="00414333" w:rsidP="00414333">
      <w:pPr>
        <w:numPr>
          <w:ilvl w:val="0"/>
          <w:numId w:val="82"/>
        </w:numPr>
      </w:pPr>
      <w:r w:rsidRPr="00414333">
        <w:t>SUPABASE_SERVICE_ROLE_KEY (</w:t>
      </w:r>
      <w:proofErr w:type="gramStart"/>
      <w:r w:rsidRPr="00414333">
        <w:t>server .</w:t>
      </w:r>
      <w:proofErr w:type="spellStart"/>
      <w:r w:rsidRPr="00414333">
        <w:t>env</w:t>
      </w:r>
      <w:proofErr w:type="gramEnd"/>
      <w:r w:rsidRPr="00414333">
        <w:t>.</w:t>
      </w:r>
      <w:proofErr w:type="gramStart"/>
      <w:r w:rsidRPr="00414333">
        <w:t>local.admin</w:t>
      </w:r>
      <w:proofErr w:type="spellEnd"/>
      <w:proofErr w:type="gramEnd"/>
      <w:r w:rsidRPr="00414333">
        <w:t>)</w:t>
      </w:r>
    </w:p>
    <w:p w14:paraId="37B08C72" w14:textId="77777777" w:rsidR="00414333" w:rsidRPr="00414333" w:rsidRDefault="00414333" w:rsidP="00414333">
      <w:pPr>
        <w:numPr>
          <w:ilvl w:val="0"/>
          <w:numId w:val="82"/>
        </w:numPr>
      </w:pPr>
      <w:r w:rsidRPr="00414333">
        <w:t>SUPABASE_URL (</w:t>
      </w:r>
      <w:proofErr w:type="gramStart"/>
      <w:r w:rsidRPr="00414333">
        <w:t>server .</w:t>
      </w:r>
      <w:proofErr w:type="spellStart"/>
      <w:r w:rsidRPr="00414333">
        <w:t>env</w:t>
      </w:r>
      <w:proofErr w:type="gramEnd"/>
      <w:r w:rsidRPr="00414333">
        <w:t>.</w:t>
      </w:r>
      <w:proofErr w:type="gramStart"/>
      <w:r w:rsidRPr="00414333">
        <w:t>local.admin</w:t>
      </w:r>
      <w:proofErr w:type="spellEnd"/>
      <w:proofErr w:type="gramEnd"/>
      <w:r w:rsidRPr="00414333">
        <w:t>)</w:t>
      </w:r>
    </w:p>
    <w:p w14:paraId="0B08B83A" w14:textId="77777777" w:rsidR="00414333" w:rsidRPr="00414333" w:rsidRDefault="00414333" w:rsidP="00414333">
      <w:proofErr w:type="spellStart"/>
      <w:r w:rsidRPr="00414333">
        <w:rPr>
          <w:b/>
          <w:bCs/>
        </w:rPr>
        <w:t>LocalStorage</w:t>
      </w:r>
      <w:proofErr w:type="spellEnd"/>
      <w:r w:rsidRPr="00414333">
        <w:rPr>
          <w:b/>
          <w:bCs/>
        </w:rPr>
        <w:t xml:space="preserve"> keys</w:t>
      </w:r>
    </w:p>
    <w:p w14:paraId="68902F22" w14:textId="77777777" w:rsidR="00414333" w:rsidRPr="00414333" w:rsidRDefault="00414333" w:rsidP="00414333">
      <w:pPr>
        <w:numPr>
          <w:ilvl w:val="0"/>
          <w:numId w:val="83"/>
        </w:numPr>
      </w:pPr>
      <w:proofErr w:type="spellStart"/>
      <w:r w:rsidRPr="00414333">
        <w:t>currentUser</w:t>
      </w:r>
      <w:proofErr w:type="spellEnd"/>
      <w:r w:rsidRPr="00414333">
        <w:t xml:space="preserve"> — email (dev fallback)</w:t>
      </w:r>
    </w:p>
    <w:p w14:paraId="7E6D0FAD" w14:textId="77777777" w:rsidR="00414333" w:rsidRPr="00414333" w:rsidRDefault="00414333" w:rsidP="00414333">
      <w:pPr>
        <w:numPr>
          <w:ilvl w:val="0"/>
          <w:numId w:val="83"/>
        </w:numPr>
      </w:pPr>
      <w:proofErr w:type="spellStart"/>
      <w:r w:rsidRPr="00414333">
        <w:t>locationGranted</w:t>
      </w:r>
      <w:proofErr w:type="spellEnd"/>
      <w:r w:rsidRPr="00414333">
        <w:t xml:space="preserve"> — '</w:t>
      </w:r>
      <w:proofErr w:type="spellStart"/>
      <w:r w:rsidRPr="00414333">
        <w:t>true'|'false</w:t>
      </w:r>
      <w:proofErr w:type="spellEnd"/>
      <w:r w:rsidRPr="00414333">
        <w:t>'</w:t>
      </w:r>
    </w:p>
    <w:p w14:paraId="38FF685E" w14:textId="77777777" w:rsidR="00414333" w:rsidRPr="00414333" w:rsidRDefault="00414333" w:rsidP="00414333">
      <w:pPr>
        <w:numPr>
          <w:ilvl w:val="0"/>
          <w:numId w:val="83"/>
        </w:numPr>
      </w:pPr>
      <w:proofErr w:type="spellStart"/>
      <w:r w:rsidRPr="00414333">
        <w:t>locationPincode</w:t>
      </w:r>
      <w:proofErr w:type="spellEnd"/>
      <w:r w:rsidRPr="00414333">
        <w:t xml:space="preserve"> — string pincode from </w:t>
      </w:r>
      <w:proofErr w:type="spellStart"/>
      <w:r w:rsidRPr="00414333">
        <w:t>LocationPermission</w:t>
      </w:r>
      <w:proofErr w:type="spellEnd"/>
    </w:p>
    <w:p w14:paraId="3953B631" w14:textId="77777777" w:rsidR="00414333" w:rsidRPr="00414333" w:rsidRDefault="00414333" w:rsidP="00414333">
      <w:pPr>
        <w:numPr>
          <w:ilvl w:val="0"/>
          <w:numId w:val="83"/>
        </w:numPr>
      </w:pPr>
      <w:proofErr w:type="spellStart"/>
      <w:r w:rsidRPr="00414333">
        <w:t>selectedLocation</w:t>
      </w:r>
      <w:proofErr w:type="spellEnd"/>
      <w:r w:rsidRPr="00414333">
        <w:t xml:space="preserve"> — JSON stringified full location metadata from </w:t>
      </w:r>
      <w:proofErr w:type="spellStart"/>
      <w:r w:rsidRPr="00414333">
        <w:t>LocationSearch</w:t>
      </w:r>
      <w:proofErr w:type="spellEnd"/>
    </w:p>
    <w:p w14:paraId="5B8139AF" w14:textId="77777777" w:rsidR="00414333" w:rsidRPr="00414333" w:rsidRDefault="00414333" w:rsidP="00414333">
      <w:pPr>
        <w:numPr>
          <w:ilvl w:val="0"/>
          <w:numId w:val="83"/>
        </w:numPr>
      </w:pPr>
      <w:proofErr w:type="spellStart"/>
      <w:r w:rsidRPr="00414333">
        <w:t>rr_draft_report</w:t>
      </w:r>
      <w:proofErr w:type="spellEnd"/>
      <w:r w:rsidRPr="00414333">
        <w:t xml:space="preserve"> — draft report object (</w:t>
      </w:r>
      <w:proofErr w:type="spellStart"/>
      <w:r w:rsidRPr="00414333">
        <w:t>filesNames</w:t>
      </w:r>
      <w:proofErr w:type="spellEnd"/>
      <w:r w:rsidRPr="00414333">
        <w:t xml:space="preserve">, vote, </w:t>
      </w:r>
      <w:proofErr w:type="spellStart"/>
      <w:r w:rsidRPr="00414333">
        <w:t>questionnaireCompleted</w:t>
      </w:r>
      <w:proofErr w:type="spellEnd"/>
      <w:r w:rsidRPr="00414333">
        <w:t xml:space="preserve">, </w:t>
      </w:r>
      <w:proofErr w:type="spellStart"/>
      <w:r w:rsidRPr="00414333">
        <w:t>questionnaireAnswers</w:t>
      </w:r>
      <w:proofErr w:type="spellEnd"/>
      <w:r w:rsidRPr="00414333">
        <w:t xml:space="preserve">, location, </w:t>
      </w:r>
      <w:proofErr w:type="spellStart"/>
      <w:r w:rsidRPr="00414333">
        <w:t>report_pincode</w:t>
      </w:r>
      <w:proofErr w:type="spellEnd"/>
      <w:r w:rsidRPr="00414333">
        <w:t xml:space="preserve">, </w:t>
      </w:r>
      <w:proofErr w:type="spellStart"/>
      <w:r w:rsidRPr="00414333">
        <w:t>user_pincode</w:t>
      </w:r>
      <w:proofErr w:type="spellEnd"/>
      <w:r w:rsidRPr="00414333">
        <w:t>, timestamp)</w:t>
      </w:r>
    </w:p>
    <w:p w14:paraId="5D4BFFFC" w14:textId="4E74CC1E" w:rsidR="00BD6B73" w:rsidRPr="00414333" w:rsidRDefault="00414333" w:rsidP="00D23AFE">
      <w:pPr>
        <w:numPr>
          <w:ilvl w:val="0"/>
          <w:numId w:val="83"/>
        </w:numPr>
      </w:pPr>
      <w:proofErr w:type="spellStart"/>
      <w:r w:rsidRPr="00414333">
        <w:t>questionnaire_answers</w:t>
      </w:r>
      <w:proofErr w:type="spellEnd"/>
      <w:r w:rsidRPr="00414333">
        <w:t>_{</w:t>
      </w:r>
      <w:proofErr w:type="spellStart"/>
      <w:r w:rsidRPr="00414333">
        <w:t>reportId</w:t>
      </w:r>
      <w:proofErr w:type="spellEnd"/>
      <w:r w:rsidRPr="00414333">
        <w:t>} — answers per-report to persist questionnaire answers until final submit</w:t>
      </w:r>
    </w:p>
    <w:p w14:paraId="0EECF6AE" w14:textId="77777777" w:rsidR="00414333" w:rsidRPr="00414333" w:rsidRDefault="00000000" w:rsidP="00414333">
      <w:r>
        <w:pict w14:anchorId="0253FD5C">
          <v:rect id="_x0000_i1062" style="width:0;height:1.5pt" o:hralign="center" o:hrstd="t" o:hr="t" fillcolor="#a0a0a0" stroked="f"/>
        </w:pict>
      </w:r>
    </w:p>
    <w:p w14:paraId="33C01E65" w14:textId="77777777" w:rsidR="00414333" w:rsidRPr="00414333" w:rsidRDefault="00414333" w:rsidP="00414333">
      <w:pPr>
        <w:rPr>
          <w:b/>
          <w:bCs/>
        </w:rPr>
      </w:pPr>
      <w:r w:rsidRPr="00414333">
        <w:rPr>
          <w:b/>
          <w:bCs/>
        </w:rPr>
        <w:t>Chapter 24 — Final QA &amp; sign-off checklist</w:t>
      </w:r>
    </w:p>
    <w:p w14:paraId="6C5AD078" w14:textId="77777777" w:rsidR="00414333" w:rsidRPr="00414333" w:rsidRDefault="00414333" w:rsidP="00414333">
      <w:pPr>
        <w:numPr>
          <w:ilvl w:val="0"/>
          <w:numId w:val="84"/>
        </w:numPr>
      </w:pPr>
      <w:r w:rsidRPr="00414333">
        <w:t xml:space="preserve">Consistent </w:t>
      </w:r>
      <w:proofErr w:type="spellStart"/>
      <w:r w:rsidRPr="00414333">
        <w:t>uuid</w:t>
      </w:r>
      <w:proofErr w:type="spellEnd"/>
      <w:r w:rsidRPr="00414333">
        <w:t xml:space="preserve"> types across reports and </w:t>
      </w:r>
      <w:proofErr w:type="spellStart"/>
      <w:r w:rsidRPr="00414333">
        <w:t>questionnaire_responses</w:t>
      </w:r>
      <w:proofErr w:type="spellEnd"/>
      <w:r w:rsidRPr="00414333">
        <w:t>_*.</w:t>
      </w:r>
    </w:p>
    <w:p w14:paraId="72FC8C3E" w14:textId="77777777" w:rsidR="00414333" w:rsidRPr="00414333" w:rsidRDefault="00414333" w:rsidP="00414333">
      <w:pPr>
        <w:numPr>
          <w:ilvl w:val="0"/>
          <w:numId w:val="84"/>
        </w:numPr>
      </w:pPr>
      <w:r w:rsidRPr="00414333">
        <w:t>RLS policies allowing correct client inserts to unconfirmed tables.</w:t>
      </w:r>
    </w:p>
    <w:p w14:paraId="5D9D2214" w14:textId="77777777" w:rsidR="00414333" w:rsidRPr="00414333" w:rsidRDefault="00414333" w:rsidP="00414333">
      <w:pPr>
        <w:numPr>
          <w:ilvl w:val="0"/>
          <w:numId w:val="84"/>
        </w:numPr>
      </w:pPr>
      <w:r w:rsidRPr="00414333">
        <w:lastRenderedPageBreak/>
        <w:t xml:space="preserve">questionnaire removed from </w:t>
      </w:r>
      <w:proofErr w:type="spellStart"/>
      <w:r w:rsidRPr="00414333">
        <w:t>reports_unconfirmed</w:t>
      </w:r>
      <w:proofErr w:type="spellEnd"/>
      <w:r w:rsidRPr="00414333">
        <w:t xml:space="preserve"> insertion (or column added if you prefer).</w:t>
      </w:r>
    </w:p>
    <w:p w14:paraId="70314755" w14:textId="77777777" w:rsidR="00414333" w:rsidRPr="00414333" w:rsidRDefault="00414333" w:rsidP="00414333">
      <w:pPr>
        <w:numPr>
          <w:ilvl w:val="0"/>
          <w:numId w:val="84"/>
        </w:numPr>
      </w:pPr>
      <w:r w:rsidRPr="00414333">
        <w:t xml:space="preserve">Mail sending tested end-to-end using a real SMTP provider (not </w:t>
      </w:r>
      <w:proofErr w:type="spellStart"/>
      <w:r w:rsidRPr="00414333">
        <w:t>Mailtrap</w:t>
      </w:r>
      <w:proofErr w:type="spellEnd"/>
      <w:r w:rsidRPr="00414333">
        <w:t xml:space="preserve"> passthrough).</w:t>
      </w:r>
    </w:p>
    <w:p w14:paraId="2D8A8190" w14:textId="77777777" w:rsidR="00414333" w:rsidRPr="00414333" w:rsidRDefault="00414333" w:rsidP="00414333">
      <w:pPr>
        <w:numPr>
          <w:ilvl w:val="0"/>
          <w:numId w:val="84"/>
        </w:numPr>
      </w:pPr>
      <w:proofErr w:type="spellStart"/>
      <w:r w:rsidRPr="00414333">
        <w:t>onEditLocation</w:t>
      </w:r>
      <w:proofErr w:type="spellEnd"/>
      <w:r w:rsidRPr="00414333">
        <w:t xml:space="preserve"> wired and tested (back navigation works and state preserved).</w:t>
      </w:r>
    </w:p>
    <w:p w14:paraId="35994A8E" w14:textId="77777777" w:rsidR="00414333" w:rsidRPr="00414333" w:rsidRDefault="00414333" w:rsidP="00414333">
      <w:pPr>
        <w:numPr>
          <w:ilvl w:val="0"/>
          <w:numId w:val="84"/>
        </w:numPr>
      </w:pPr>
      <w:proofErr w:type="spellStart"/>
      <w:r w:rsidRPr="00414333">
        <w:t>qsn_answered</w:t>
      </w:r>
      <w:proofErr w:type="spellEnd"/>
      <w:r w:rsidRPr="00414333">
        <w:t xml:space="preserve"> flag updates after questionnaire submit (both for confirmed &amp; unconfirmed flows).</w:t>
      </w:r>
    </w:p>
    <w:p w14:paraId="54CDE9E0" w14:textId="77777777" w:rsidR="00414333" w:rsidRPr="00414333" w:rsidRDefault="00414333" w:rsidP="00414333">
      <w:pPr>
        <w:numPr>
          <w:ilvl w:val="0"/>
          <w:numId w:val="84"/>
        </w:numPr>
      </w:pPr>
      <w:r w:rsidRPr="00414333">
        <w:t>Report draft cleared only when confirmed completion path executed.</w:t>
      </w:r>
    </w:p>
    <w:p w14:paraId="7A920A5E" w14:textId="77777777" w:rsidR="00414333" w:rsidRPr="00414333" w:rsidRDefault="00414333" w:rsidP="00414333">
      <w:pPr>
        <w:numPr>
          <w:ilvl w:val="0"/>
          <w:numId w:val="84"/>
        </w:numPr>
      </w:pPr>
      <w:r w:rsidRPr="00414333">
        <w:t>UI full-box click selection works on all questionnaire options and red border visible across themes.</w:t>
      </w:r>
    </w:p>
    <w:p w14:paraId="4FA4A9BD" w14:textId="77777777" w:rsidR="00414333" w:rsidRPr="00414333" w:rsidRDefault="00000000" w:rsidP="00414333">
      <w:r>
        <w:pict w14:anchorId="6B2B5663">
          <v:rect id="_x0000_i1063" style="width:0;height:1.5pt" o:hralign="center" o:hrstd="t" o:hr="t" fillcolor="#a0a0a0" stroked="f"/>
        </w:pict>
      </w:r>
    </w:p>
    <w:p w14:paraId="7B109F95" w14:textId="77777777" w:rsidR="00414333" w:rsidRPr="00414333" w:rsidRDefault="00414333" w:rsidP="00414333">
      <w:r w:rsidRPr="00414333">
        <w:t>If you want I will:</w:t>
      </w:r>
    </w:p>
    <w:p w14:paraId="47C714DC" w14:textId="77777777" w:rsidR="00414333" w:rsidRPr="00414333" w:rsidRDefault="00414333" w:rsidP="00414333">
      <w:pPr>
        <w:numPr>
          <w:ilvl w:val="0"/>
          <w:numId w:val="85"/>
        </w:numPr>
      </w:pPr>
      <w:r w:rsidRPr="00414333">
        <w:t xml:space="preserve">convert this TOC into a </w:t>
      </w:r>
      <w:r w:rsidRPr="00414333">
        <w:rPr>
          <w:b/>
          <w:bCs/>
        </w:rPr>
        <w:t>Notion-ready document</w:t>
      </w:r>
      <w:r w:rsidRPr="00414333">
        <w:t xml:space="preserve"> with all the DB DDL statements and the RLS SQL snippets ready to paste into Supabase SQL editor; </w:t>
      </w:r>
      <w:r w:rsidRPr="00414333">
        <w:rPr>
          <w:b/>
          <w:bCs/>
        </w:rPr>
        <w:t>or</w:t>
      </w:r>
    </w:p>
    <w:p w14:paraId="3B780DF8" w14:textId="77777777" w:rsidR="00414333" w:rsidRPr="00414333" w:rsidRDefault="00414333" w:rsidP="00414333">
      <w:pPr>
        <w:numPr>
          <w:ilvl w:val="0"/>
          <w:numId w:val="85"/>
        </w:numPr>
      </w:pPr>
      <w:r w:rsidRPr="00414333">
        <w:t xml:space="preserve">produce the </w:t>
      </w:r>
      <w:r w:rsidRPr="00414333">
        <w:rPr>
          <w:b/>
          <w:bCs/>
        </w:rPr>
        <w:t>exact SQL statements</w:t>
      </w:r>
      <w:r w:rsidRPr="00414333">
        <w:t xml:space="preserve"> for creating reports, </w:t>
      </w:r>
      <w:proofErr w:type="spellStart"/>
      <w:r w:rsidRPr="00414333">
        <w:t>reports_unconfirmed</w:t>
      </w:r>
      <w:proofErr w:type="spellEnd"/>
      <w:r w:rsidRPr="00414333">
        <w:t xml:space="preserve">, </w:t>
      </w:r>
      <w:proofErr w:type="spellStart"/>
      <w:r w:rsidRPr="00414333">
        <w:t>questionnaire_responses_confirmed</w:t>
      </w:r>
      <w:proofErr w:type="spellEnd"/>
      <w:r w:rsidRPr="00414333">
        <w:t xml:space="preserve">, </w:t>
      </w:r>
      <w:proofErr w:type="spellStart"/>
      <w:r w:rsidRPr="00414333">
        <w:t>questionnaire_responses_unconfirmed</w:t>
      </w:r>
      <w:proofErr w:type="spellEnd"/>
      <w:r w:rsidRPr="00414333">
        <w:t xml:space="preserve"> (with types, </w:t>
      </w:r>
      <w:proofErr w:type="gramStart"/>
      <w:r w:rsidRPr="00414333">
        <w:t>FK</w:t>
      </w:r>
      <w:proofErr w:type="gramEnd"/>
      <w:r w:rsidRPr="00414333">
        <w:t xml:space="preserve"> and example RLS policy) — say the word and </w:t>
      </w:r>
      <w:proofErr w:type="gramStart"/>
      <w:r w:rsidRPr="00414333">
        <w:t>I’ll</w:t>
      </w:r>
      <w:proofErr w:type="gramEnd"/>
      <w:r w:rsidRPr="00414333">
        <w:t xml:space="preserve"> give them </w:t>
      </w:r>
      <w:r w:rsidRPr="00414333">
        <w:rPr>
          <w:i/>
          <w:iCs/>
        </w:rPr>
        <w:t>next</w:t>
      </w:r>
      <w:r w:rsidRPr="00414333">
        <w:t xml:space="preserve"> (one single step).</w:t>
      </w:r>
    </w:p>
    <w:p w14:paraId="07BCB8F7" w14:textId="77777777" w:rsidR="00414333" w:rsidRPr="00414333" w:rsidRDefault="00414333" w:rsidP="00414333">
      <w:r w:rsidRPr="00414333">
        <w:t xml:space="preserve">You said </w:t>
      </w:r>
      <w:r w:rsidRPr="00414333">
        <w:rPr>
          <w:b/>
          <w:bCs/>
        </w:rPr>
        <w:t>one step at a time</w:t>
      </w:r>
      <w:r w:rsidRPr="00414333">
        <w:t xml:space="preserve"> — tell me </w:t>
      </w:r>
      <w:r w:rsidRPr="00414333">
        <w:rPr>
          <w:i/>
          <w:iCs/>
        </w:rPr>
        <w:t>which single next step</w:t>
      </w:r>
      <w:r w:rsidRPr="00414333">
        <w:t xml:space="preserve"> you want me to deliver: (A) SQL DDL + RLS policies to run now, or (B) Notion-formatted TOC export, or (C) </w:t>
      </w:r>
      <w:proofErr w:type="spellStart"/>
      <w:r w:rsidRPr="00414333">
        <w:t>pasteable</w:t>
      </w:r>
      <w:proofErr w:type="spellEnd"/>
      <w:r w:rsidRPr="00414333">
        <w:t xml:space="preserve"> updated component files (you requested </w:t>
      </w:r>
      <w:proofErr w:type="spellStart"/>
      <w:r w:rsidRPr="00414333">
        <w:t>pst</w:t>
      </w:r>
      <w:proofErr w:type="spellEnd"/>
      <w:r w:rsidRPr="00414333">
        <w:t xml:space="preserve"> earlier) for </w:t>
      </w:r>
      <w:proofErr w:type="spellStart"/>
      <w:r w:rsidRPr="00414333">
        <w:t>Questionnaire.tsx</w:t>
      </w:r>
      <w:proofErr w:type="spellEnd"/>
      <w:r w:rsidRPr="00414333">
        <w:t xml:space="preserve"> or </w:t>
      </w:r>
      <w:proofErr w:type="spellStart"/>
      <w:r w:rsidRPr="00414333">
        <w:t>ReportScreen.tsx</w:t>
      </w:r>
      <w:proofErr w:type="spellEnd"/>
      <w:r w:rsidRPr="00414333">
        <w:t>. Which one first?</w:t>
      </w:r>
    </w:p>
    <w:p w14:paraId="73E796DF" w14:textId="77777777" w:rsidR="006609A4" w:rsidRDefault="006609A4" w:rsidP="00D7076E"/>
    <w:p w14:paraId="48C0588D" w14:textId="77777777" w:rsidR="0056342E" w:rsidRDefault="0056342E" w:rsidP="00D7076E"/>
    <w:p w14:paraId="212D346D" w14:textId="77777777" w:rsidR="00BD6B73" w:rsidRDefault="00BD6B73" w:rsidP="00D7076E">
      <w:pPr>
        <w:rPr>
          <w:b/>
          <w:bCs/>
          <w:sz w:val="32"/>
          <w:szCs w:val="32"/>
          <w:u w:val="single"/>
        </w:rPr>
      </w:pPr>
    </w:p>
    <w:p w14:paraId="27B8332E" w14:textId="77777777" w:rsidR="00380774" w:rsidRDefault="00380774" w:rsidP="00D7076E">
      <w:pPr>
        <w:rPr>
          <w:b/>
          <w:bCs/>
          <w:sz w:val="32"/>
          <w:szCs w:val="32"/>
          <w:u w:val="single"/>
        </w:rPr>
      </w:pPr>
    </w:p>
    <w:p w14:paraId="155996FB" w14:textId="77777777" w:rsidR="00380774" w:rsidRDefault="00380774" w:rsidP="00D7076E">
      <w:pPr>
        <w:rPr>
          <w:b/>
          <w:bCs/>
          <w:sz w:val="32"/>
          <w:szCs w:val="32"/>
          <w:u w:val="single"/>
        </w:rPr>
      </w:pPr>
    </w:p>
    <w:p w14:paraId="0D041AC2" w14:textId="77777777" w:rsidR="00D23AFE" w:rsidRDefault="00D23AFE" w:rsidP="00D7076E">
      <w:pPr>
        <w:rPr>
          <w:b/>
          <w:bCs/>
          <w:sz w:val="32"/>
          <w:szCs w:val="32"/>
          <w:u w:val="single"/>
        </w:rPr>
      </w:pPr>
    </w:p>
    <w:p w14:paraId="3EB7BB14" w14:textId="017D8E14" w:rsidR="006609A4" w:rsidRPr="003A2E55" w:rsidRDefault="006609A4" w:rsidP="00D7076E">
      <w:pPr>
        <w:rPr>
          <w:b/>
          <w:bCs/>
          <w:sz w:val="32"/>
          <w:szCs w:val="32"/>
          <w:u w:val="single"/>
        </w:rPr>
      </w:pPr>
      <w:r w:rsidRPr="003A2E55">
        <w:rPr>
          <w:b/>
          <w:bCs/>
          <w:sz w:val="32"/>
          <w:szCs w:val="32"/>
          <w:u w:val="single"/>
        </w:rPr>
        <w:lastRenderedPageBreak/>
        <w:t>Third Part</w:t>
      </w:r>
      <w:r w:rsidR="005F282D">
        <w:rPr>
          <w:b/>
          <w:bCs/>
          <w:sz w:val="32"/>
          <w:szCs w:val="32"/>
          <w:u w:val="single"/>
        </w:rPr>
        <w:t>y</w:t>
      </w:r>
      <w:r w:rsidRPr="003A2E55">
        <w:rPr>
          <w:b/>
          <w:bCs/>
          <w:sz w:val="32"/>
          <w:szCs w:val="32"/>
          <w:u w:val="single"/>
        </w:rPr>
        <w:t xml:space="preserve"> Tools Used </w:t>
      </w:r>
    </w:p>
    <w:p w14:paraId="58900297" w14:textId="390DF2D4" w:rsidR="006609A4" w:rsidRPr="003A2E55" w:rsidRDefault="006609A4" w:rsidP="003A2E55">
      <w:pPr>
        <w:pStyle w:val="ListParagraph"/>
        <w:numPr>
          <w:ilvl w:val="0"/>
          <w:numId w:val="42"/>
        </w:numPr>
        <w:ind w:left="142"/>
        <w:rPr>
          <w:b/>
          <w:bCs/>
        </w:rPr>
      </w:pPr>
      <w:r w:rsidRPr="003A2E55">
        <w:rPr>
          <w:b/>
          <w:bCs/>
        </w:rPr>
        <w:t>Supabase</w:t>
      </w:r>
    </w:p>
    <w:p w14:paraId="788B894A" w14:textId="7EFCFC0B" w:rsidR="001C448F" w:rsidRPr="003A2E55" w:rsidRDefault="001C448F" w:rsidP="003A2E55">
      <w:pPr>
        <w:pStyle w:val="ListParagraph"/>
        <w:numPr>
          <w:ilvl w:val="0"/>
          <w:numId w:val="42"/>
        </w:numPr>
        <w:ind w:left="142"/>
        <w:rPr>
          <w:b/>
          <w:bCs/>
        </w:rPr>
      </w:pPr>
      <w:r w:rsidRPr="003A2E55">
        <w:rPr>
          <w:b/>
          <w:bCs/>
        </w:rPr>
        <w:t>OpenStreetMap/</w:t>
      </w:r>
      <w:proofErr w:type="spellStart"/>
      <w:r w:rsidRPr="003A2E55">
        <w:rPr>
          <w:b/>
          <w:bCs/>
        </w:rPr>
        <w:t>Nominatim</w:t>
      </w:r>
      <w:proofErr w:type="spellEnd"/>
    </w:p>
    <w:p w14:paraId="1B25DB5D" w14:textId="48D033FB" w:rsidR="001C448F" w:rsidRPr="003A2E55" w:rsidRDefault="001C448F" w:rsidP="003A2E55">
      <w:pPr>
        <w:pStyle w:val="ListParagraph"/>
        <w:numPr>
          <w:ilvl w:val="0"/>
          <w:numId w:val="42"/>
        </w:numPr>
        <w:ind w:left="142"/>
        <w:rPr>
          <w:b/>
          <w:bCs/>
        </w:rPr>
      </w:pPr>
      <w:proofErr w:type="spellStart"/>
      <w:r w:rsidRPr="003A2E55">
        <w:rPr>
          <w:b/>
          <w:bCs/>
        </w:rPr>
        <w:t>Geoapify</w:t>
      </w:r>
      <w:proofErr w:type="spellEnd"/>
    </w:p>
    <w:p w14:paraId="1CBDEC8E" w14:textId="002A60E2" w:rsidR="00B12E4A" w:rsidRPr="003A2E55" w:rsidRDefault="00B12E4A" w:rsidP="003A2E55">
      <w:pPr>
        <w:pStyle w:val="ListParagraph"/>
        <w:numPr>
          <w:ilvl w:val="0"/>
          <w:numId w:val="42"/>
        </w:numPr>
        <w:ind w:left="142"/>
        <w:rPr>
          <w:b/>
          <w:bCs/>
        </w:rPr>
      </w:pPr>
      <w:proofErr w:type="spellStart"/>
      <w:r w:rsidRPr="003A2E55">
        <w:rPr>
          <w:b/>
          <w:bCs/>
        </w:rPr>
        <w:t>Npx</w:t>
      </w:r>
      <w:proofErr w:type="spellEnd"/>
      <w:r w:rsidRPr="003A2E55">
        <w:rPr>
          <w:b/>
          <w:bCs/>
        </w:rPr>
        <w:t xml:space="preserve"> tunnel</w:t>
      </w:r>
    </w:p>
    <w:p w14:paraId="6BF02C82" w14:textId="4BD6B57D" w:rsidR="00B12E4A" w:rsidRPr="003A2E55" w:rsidRDefault="00B12E4A" w:rsidP="003A2E55">
      <w:pPr>
        <w:pStyle w:val="ListParagraph"/>
        <w:numPr>
          <w:ilvl w:val="0"/>
          <w:numId w:val="42"/>
        </w:numPr>
        <w:ind w:left="142"/>
        <w:rPr>
          <w:b/>
          <w:bCs/>
        </w:rPr>
      </w:pPr>
      <w:proofErr w:type="spellStart"/>
      <w:r w:rsidRPr="003A2E55">
        <w:rPr>
          <w:b/>
          <w:bCs/>
        </w:rPr>
        <w:t>Ngork</w:t>
      </w:r>
      <w:proofErr w:type="spellEnd"/>
    </w:p>
    <w:p w14:paraId="51DE9E91" w14:textId="09EC3F51" w:rsidR="00B12E4A" w:rsidRPr="003A2E55" w:rsidRDefault="00B12E4A" w:rsidP="003A2E55">
      <w:pPr>
        <w:pStyle w:val="ListParagraph"/>
        <w:numPr>
          <w:ilvl w:val="0"/>
          <w:numId w:val="42"/>
        </w:numPr>
        <w:ind w:left="142"/>
        <w:rPr>
          <w:b/>
          <w:bCs/>
        </w:rPr>
      </w:pPr>
      <w:proofErr w:type="spellStart"/>
      <w:r w:rsidRPr="003A2E55">
        <w:rPr>
          <w:b/>
          <w:bCs/>
        </w:rPr>
        <w:t>Cloudfare</w:t>
      </w:r>
      <w:proofErr w:type="spellEnd"/>
    </w:p>
    <w:p w14:paraId="1E62114F" w14:textId="0512A945" w:rsidR="00B12E4A" w:rsidRPr="003A2E55" w:rsidRDefault="00642D5F" w:rsidP="003A2E55">
      <w:pPr>
        <w:pStyle w:val="ListParagraph"/>
        <w:numPr>
          <w:ilvl w:val="0"/>
          <w:numId w:val="42"/>
        </w:numPr>
        <w:ind w:left="142"/>
        <w:rPr>
          <w:b/>
          <w:bCs/>
        </w:rPr>
      </w:pPr>
      <w:proofErr w:type="spellStart"/>
      <w:r w:rsidRPr="003A2E55">
        <w:rPr>
          <w:b/>
          <w:bCs/>
        </w:rPr>
        <w:t>Mailtrap</w:t>
      </w:r>
      <w:proofErr w:type="spellEnd"/>
    </w:p>
    <w:p w14:paraId="39D4DD3C" w14:textId="50F97AA4" w:rsidR="00642D5F" w:rsidRPr="003A2E55" w:rsidRDefault="00642D5F" w:rsidP="003A2E55">
      <w:pPr>
        <w:pStyle w:val="ListParagraph"/>
        <w:numPr>
          <w:ilvl w:val="0"/>
          <w:numId w:val="42"/>
        </w:numPr>
        <w:ind w:left="142"/>
        <w:rPr>
          <w:b/>
          <w:bCs/>
        </w:rPr>
      </w:pPr>
      <w:proofErr w:type="spellStart"/>
      <w:r w:rsidRPr="003A2E55">
        <w:rPr>
          <w:b/>
          <w:bCs/>
        </w:rPr>
        <w:t>Sendgrid</w:t>
      </w:r>
      <w:proofErr w:type="spellEnd"/>
    </w:p>
    <w:p w14:paraId="4F82B5C8" w14:textId="462B80B7" w:rsidR="00642D5F" w:rsidRPr="003A2E55" w:rsidRDefault="001E3913" w:rsidP="003A2E55">
      <w:pPr>
        <w:pStyle w:val="ListParagraph"/>
        <w:numPr>
          <w:ilvl w:val="0"/>
          <w:numId w:val="42"/>
        </w:numPr>
        <w:ind w:left="142"/>
        <w:rPr>
          <w:b/>
          <w:bCs/>
        </w:rPr>
      </w:pPr>
      <w:proofErr w:type="spellStart"/>
      <w:r w:rsidRPr="003A2E55">
        <w:rPr>
          <w:b/>
          <w:bCs/>
        </w:rPr>
        <w:t>Github</w:t>
      </w:r>
      <w:proofErr w:type="spellEnd"/>
    </w:p>
    <w:p w14:paraId="284D4EE5" w14:textId="7635FA7C" w:rsidR="001E3913" w:rsidRPr="003A2E55" w:rsidRDefault="001E3913" w:rsidP="003A2E55">
      <w:pPr>
        <w:pStyle w:val="ListParagraph"/>
        <w:numPr>
          <w:ilvl w:val="0"/>
          <w:numId w:val="42"/>
        </w:numPr>
        <w:ind w:left="142"/>
        <w:rPr>
          <w:b/>
          <w:bCs/>
        </w:rPr>
      </w:pPr>
      <w:proofErr w:type="spellStart"/>
      <w:r w:rsidRPr="003A2E55">
        <w:rPr>
          <w:b/>
          <w:bCs/>
        </w:rPr>
        <w:t>Vercel</w:t>
      </w:r>
      <w:proofErr w:type="spellEnd"/>
      <w:r w:rsidRPr="003A2E55">
        <w:rPr>
          <w:b/>
          <w:bCs/>
        </w:rPr>
        <w:t xml:space="preserve"> </w:t>
      </w:r>
    </w:p>
    <w:p w14:paraId="51F4DE36" w14:textId="287EAAFD" w:rsidR="001E3913" w:rsidRDefault="001E3913" w:rsidP="003A2E55">
      <w:pPr>
        <w:pStyle w:val="ListParagraph"/>
        <w:numPr>
          <w:ilvl w:val="0"/>
          <w:numId w:val="42"/>
        </w:numPr>
        <w:ind w:left="142"/>
        <w:rPr>
          <w:b/>
          <w:bCs/>
        </w:rPr>
      </w:pPr>
      <w:r w:rsidRPr="003A2E55">
        <w:rPr>
          <w:b/>
          <w:bCs/>
        </w:rPr>
        <w:t>Gamma</w:t>
      </w:r>
    </w:p>
    <w:p w14:paraId="77BD6483" w14:textId="77777777" w:rsidR="006023EC" w:rsidRDefault="006023EC" w:rsidP="006023EC">
      <w:pPr>
        <w:rPr>
          <w:b/>
          <w:bCs/>
        </w:rPr>
      </w:pPr>
    </w:p>
    <w:p w14:paraId="1C9F8641" w14:textId="0B79B3D0" w:rsidR="006023EC" w:rsidRDefault="006023EC" w:rsidP="006023EC">
      <w:pPr>
        <w:rPr>
          <w:b/>
          <w:bCs/>
        </w:rPr>
      </w:pPr>
    </w:p>
    <w:p w14:paraId="67736C4B" w14:textId="77777777" w:rsidR="00414333" w:rsidRDefault="00414333" w:rsidP="006023EC">
      <w:pPr>
        <w:rPr>
          <w:b/>
          <w:bCs/>
        </w:rPr>
      </w:pPr>
    </w:p>
    <w:p w14:paraId="2EF2E164" w14:textId="77777777" w:rsidR="00414333" w:rsidRDefault="00414333" w:rsidP="006023EC">
      <w:pPr>
        <w:rPr>
          <w:b/>
          <w:bCs/>
        </w:rPr>
      </w:pPr>
    </w:p>
    <w:p w14:paraId="202E5C88" w14:textId="77777777" w:rsidR="00414333" w:rsidRDefault="00414333" w:rsidP="006023EC">
      <w:pPr>
        <w:rPr>
          <w:b/>
          <w:bCs/>
        </w:rPr>
      </w:pPr>
    </w:p>
    <w:p w14:paraId="024386DB" w14:textId="77777777" w:rsidR="00414333" w:rsidRDefault="00414333" w:rsidP="006023EC">
      <w:pPr>
        <w:rPr>
          <w:b/>
          <w:bCs/>
        </w:rPr>
      </w:pPr>
    </w:p>
    <w:p w14:paraId="54D7EE02" w14:textId="77777777" w:rsidR="00414333" w:rsidRDefault="00414333" w:rsidP="006023EC">
      <w:pPr>
        <w:rPr>
          <w:b/>
          <w:bCs/>
        </w:rPr>
      </w:pPr>
    </w:p>
    <w:p w14:paraId="4234AD2B" w14:textId="77777777" w:rsidR="00336C45" w:rsidRDefault="00336C45" w:rsidP="006023EC">
      <w:pPr>
        <w:rPr>
          <w:b/>
          <w:bCs/>
        </w:rPr>
      </w:pPr>
    </w:p>
    <w:p w14:paraId="4193C650" w14:textId="77777777" w:rsidR="00336C45" w:rsidRDefault="00336C45" w:rsidP="006023EC">
      <w:pPr>
        <w:rPr>
          <w:b/>
          <w:bCs/>
        </w:rPr>
      </w:pPr>
    </w:p>
    <w:p w14:paraId="742A9835" w14:textId="77777777" w:rsidR="00336C45" w:rsidRDefault="00336C45" w:rsidP="006023EC">
      <w:pPr>
        <w:rPr>
          <w:b/>
          <w:bCs/>
        </w:rPr>
      </w:pPr>
    </w:p>
    <w:p w14:paraId="1A7D1E08" w14:textId="77777777" w:rsidR="00336C45" w:rsidRDefault="00336C45" w:rsidP="006023EC">
      <w:pPr>
        <w:rPr>
          <w:b/>
          <w:bCs/>
        </w:rPr>
      </w:pPr>
    </w:p>
    <w:p w14:paraId="5E05B799" w14:textId="77777777" w:rsidR="00336C45" w:rsidRDefault="00336C45" w:rsidP="006023EC">
      <w:pPr>
        <w:rPr>
          <w:b/>
          <w:bCs/>
        </w:rPr>
      </w:pPr>
    </w:p>
    <w:p w14:paraId="776C8ABD" w14:textId="7418BAD4" w:rsidR="00336C45" w:rsidRDefault="00336C45" w:rsidP="006023EC">
      <w:pPr>
        <w:rPr>
          <w:b/>
          <w:bCs/>
        </w:rPr>
      </w:pPr>
    </w:p>
    <w:p w14:paraId="55FA02F7" w14:textId="77777777" w:rsidR="00302849" w:rsidRDefault="00302849" w:rsidP="006023EC">
      <w:pPr>
        <w:rPr>
          <w:b/>
          <w:bCs/>
        </w:rPr>
      </w:pPr>
    </w:p>
    <w:p w14:paraId="795A2519" w14:textId="77777777" w:rsidR="00302849" w:rsidRDefault="00302849" w:rsidP="006023EC">
      <w:pPr>
        <w:rPr>
          <w:b/>
          <w:bCs/>
        </w:rPr>
      </w:pPr>
    </w:p>
    <w:p w14:paraId="5E1AA132" w14:textId="77777777" w:rsidR="00302849" w:rsidRDefault="00302849" w:rsidP="006023EC">
      <w:pPr>
        <w:rPr>
          <w:b/>
          <w:bCs/>
        </w:rPr>
      </w:pPr>
    </w:p>
    <w:p w14:paraId="2137F9AF" w14:textId="77777777" w:rsidR="00302849" w:rsidRDefault="00302849" w:rsidP="006023EC">
      <w:pPr>
        <w:rPr>
          <w:b/>
          <w:bCs/>
        </w:rPr>
      </w:pPr>
    </w:p>
    <w:p w14:paraId="712D9B9A" w14:textId="77777777" w:rsidR="00302849" w:rsidRDefault="00302849" w:rsidP="006023EC">
      <w:pPr>
        <w:rPr>
          <w:b/>
          <w:bCs/>
        </w:rPr>
      </w:pPr>
    </w:p>
    <w:p w14:paraId="4ADA9920" w14:textId="1DAF9461" w:rsidR="00336C45" w:rsidRDefault="00336C45" w:rsidP="006023EC">
      <w:pPr>
        <w:rPr>
          <w:b/>
          <w:bCs/>
        </w:rPr>
      </w:pPr>
      <w:r w:rsidRPr="00336C45">
        <w:rPr>
          <w:b/>
          <w:bCs/>
        </w:rPr>
        <w:lastRenderedPageBreak/>
        <w:t>An AI-first, Blockchain-based solution designed to solve the chronic problem of public infrastructure mismanagement by addressing the fundamental issues of trust and data integrity.</w:t>
      </w:r>
    </w:p>
    <w:p w14:paraId="72A407B4" w14:textId="77777777" w:rsidR="00414333" w:rsidRDefault="00414333" w:rsidP="006023EC">
      <w:pPr>
        <w:rPr>
          <w:b/>
          <w:bCs/>
        </w:rPr>
      </w:pPr>
    </w:p>
    <w:p w14:paraId="38F8E1F2" w14:textId="5A802951" w:rsidR="00414333" w:rsidRDefault="00155014" w:rsidP="00155014">
      <w:pPr>
        <w:pStyle w:val="ListParagraph"/>
        <w:numPr>
          <w:ilvl w:val="0"/>
          <w:numId w:val="86"/>
        </w:numPr>
        <w:ind w:left="0"/>
        <w:rPr>
          <w:b/>
          <w:bCs/>
        </w:rPr>
      </w:pPr>
      <w:r w:rsidRPr="00DA0641">
        <w:rPr>
          <w:b/>
          <w:bCs/>
        </w:rPr>
        <w:t>Briefly describe what problem your solution is solving, what are the key unique features and who are the primary beneficiaries?</w:t>
      </w:r>
    </w:p>
    <w:p w14:paraId="6B89DAEE" w14:textId="77777777" w:rsidR="00DA0641" w:rsidRDefault="00DA0641" w:rsidP="00DA0641">
      <w:pPr>
        <w:pStyle w:val="ListParagraph"/>
        <w:ind w:left="0"/>
        <w:rPr>
          <w:b/>
          <w:bCs/>
        </w:rPr>
      </w:pPr>
    </w:p>
    <w:p w14:paraId="2194B1A6" w14:textId="77777777" w:rsidR="00DA0641" w:rsidRDefault="00DA0641" w:rsidP="00F33850">
      <w:pPr>
        <w:pStyle w:val="ListParagraph"/>
        <w:ind w:left="0"/>
      </w:pPr>
      <w:r>
        <w:t xml:space="preserve">The core problem </w:t>
      </w:r>
      <w:proofErr w:type="spellStart"/>
      <w:r>
        <w:t>SadakChainAI</w:t>
      </w:r>
      <w:proofErr w:type="spellEnd"/>
      <w:r>
        <w:t xml:space="preserve"> solves is the Public Trust Deficit in public works. The current system is plagued by widespread distrust and massive inefficiencies due to data being easily deleted/manipulated. This results in dangerous, poorly maintained roads, wasted public funds, and broken contractor accountability.</w:t>
      </w:r>
    </w:p>
    <w:p w14:paraId="60700425" w14:textId="77777777" w:rsidR="00DA0641" w:rsidRDefault="00DA0641" w:rsidP="00F33850">
      <w:pPr>
        <w:pStyle w:val="ListParagraph"/>
        <w:ind w:left="0"/>
      </w:pPr>
    </w:p>
    <w:p w14:paraId="445BED49" w14:textId="77777777" w:rsidR="00DA0641" w:rsidRDefault="00DA0641" w:rsidP="00F33850">
      <w:pPr>
        <w:pStyle w:val="ListParagraph"/>
        <w:ind w:left="0"/>
      </w:pPr>
      <w:r>
        <w:t xml:space="preserve">The solution is an AI-First, Blockchain-Based Public Trust Infrastructure. Starting with the Self-Reinforcing AI Loop, citizen reports are verified by Computer Vision models and audited by humans to assign a "Ground Truth Label." </w:t>
      </w:r>
    </w:p>
    <w:p w14:paraId="15AAEE4D" w14:textId="77777777" w:rsidR="00DA0641" w:rsidRDefault="00DA0641" w:rsidP="00F33850">
      <w:pPr>
        <w:pStyle w:val="ListParagraph"/>
        <w:ind w:left="0"/>
      </w:pPr>
      <w:r>
        <w:t xml:space="preserve">This certified data is then hashed and anchored to a permissioned Blockchain ledger (Proof-of-Condition). </w:t>
      </w:r>
    </w:p>
    <w:p w14:paraId="5984BF36" w14:textId="77777777" w:rsidR="00DA0641" w:rsidRDefault="00DA0641" w:rsidP="00F33850">
      <w:pPr>
        <w:pStyle w:val="ListParagraph"/>
        <w:ind w:left="0"/>
      </w:pPr>
      <w:r>
        <w:t>This immutable record continuously retrains and improves the AI, ensuring the system grows stronger and more accurate with every use.</w:t>
      </w:r>
    </w:p>
    <w:p w14:paraId="54A86025" w14:textId="77777777" w:rsidR="00DA0641" w:rsidRDefault="00DA0641" w:rsidP="00F33850">
      <w:pPr>
        <w:pStyle w:val="ListParagraph"/>
        <w:ind w:left="0"/>
      </w:pPr>
    </w:p>
    <w:p w14:paraId="5A7D4A00" w14:textId="77777777" w:rsidR="00DA0641" w:rsidRDefault="00DA0641" w:rsidP="00F33850">
      <w:pPr>
        <w:pStyle w:val="ListParagraph"/>
        <w:ind w:left="0"/>
      </w:pPr>
      <w:r>
        <w:t>Incentives are fundamentally aligned by using this immutable data as the foundation for Smart Contracts. Contractors, who stake a portion of their funds, receive accelerated payment and instant liquidity when the contract executes; which happens only after the Blockchain record confirms the road was previously bad, and verified citizen reports plus the AI confirm the repair is complete.</w:t>
      </w:r>
    </w:p>
    <w:p w14:paraId="138CC4AF" w14:textId="77777777" w:rsidR="00DA0641" w:rsidRDefault="00DA0641" w:rsidP="00F33850">
      <w:pPr>
        <w:pStyle w:val="ListParagraph"/>
        <w:ind w:left="0"/>
      </w:pPr>
      <w:r>
        <w:t xml:space="preserve"> </w:t>
      </w:r>
    </w:p>
    <w:p w14:paraId="1A622985" w14:textId="77777777" w:rsidR="00DA0641" w:rsidRDefault="00DA0641" w:rsidP="00F33850">
      <w:pPr>
        <w:pStyle w:val="ListParagraph"/>
        <w:ind w:left="0"/>
      </w:pPr>
      <w:r>
        <w:t xml:space="preserve">Citizens, acting as decentralized Micro-Nodes, are rewarded by on-chain tokens for submitting high-quality reports, fostering bottom-up </w:t>
      </w:r>
      <w:proofErr w:type="gramStart"/>
      <w:r>
        <w:t>accountability</w:t>
      </w:r>
      <w:proofErr w:type="gramEnd"/>
      <w:r>
        <w:t xml:space="preserve"> and ensuring the data integrity that contractors need for rapid payment.</w:t>
      </w:r>
    </w:p>
    <w:p w14:paraId="42DF92C8" w14:textId="77777777" w:rsidR="00DA0641" w:rsidRDefault="00DA0641" w:rsidP="00F33850">
      <w:pPr>
        <w:pStyle w:val="ListParagraph"/>
        <w:ind w:left="0"/>
      </w:pPr>
    </w:p>
    <w:p w14:paraId="160ED6BB" w14:textId="77777777" w:rsidR="00DA0641" w:rsidRDefault="00DA0641" w:rsidP="00F33850">
      <w:pPr>
        <w:pStyle w:val="ListParagraph"/>
        <w:ind w:left="0"/>
      </w:pPr>
      <w:r>
        <w:t xml:space="preserve">This integrated approach represents a Blue Ocean Strategy, not an incremental fix. </w:t>
      </w:r>
    </w:p>
    <w:p w14:paraId="0B9DECCA" w14:textId="52506FC4" w:rsidR="00DA0641" w:rsidRDefault="00DA0641" w:rsidP="00DA0641">
      <w:pPr>
        <w:pStyle w:val="ListParagraph"/>
        <w:ind w:left="0"/>
      </w:pPr>
      <w:r>
        <w:t>It provides Absolute Accountability (Pillar 1), establishes a Sovereign Visual Asset (Pillar 2) by creating a Large Visual Model (LVM), leverages India's environmental complexity as a Competitive Moat (Pillar 3) for next-gen Autonomous Driving Systems &amp; Global Exportability.</w:t>
      </w:r>
    </w:p>
    <w:p w14:paraId="1373A278" w14:textId="77777777" w:rsidR="00DA0641" w:rsidRDefault="00DA0641" w:rsidP="00DA0641">
      <w:pPr>
        <w:pStyle w:val="ListParagraph"/>
        <w:ind w:left="0"/>
      </w:pPr>
    </w:p>
    <w:p w14:paraId="099E1AA8" w14:textId="7636F9BF" w:rsidR="00DA0641" w:rsidRPr="00DE16B6" w:rsidRDefault="00DE16B6" w:rsidP="00DE16B6">
      <w:pPr>
        <w:pStyle w:val="ListParagraph"/>
        <w:numPr>
          <w:ilvl w:val="0"/>
          <w:numId w:val="86"/>
        </w:numPr>
        <w:ind w:left="0"/>
        <w:rPr>
          <w:b/>
          <w:bCs/>
        </w:rPr>
      </w:pPr>
      <w:r w:rsidRPr="00DE16B6">
        <w:rPr>
          <w:b/>
          <w:bCs/>
        </w:rPr>
        <w:t>Describe the model metrics (accuracy, precision, F-Score etc.) and how is it being measured and validated?</w:t>
      </w:r>
    </w:p>
    <w:p w14:paraId="4AE4AB9D" w14:textId="77777777" w:rsidR="00DE16B6" w:rsidRDefault="00DE16B6" w:rsidP="00DE16B6">
      <w:pPr>
        <w:pStyle w:val="ListParagraph"/>
        <w:ind w:left="0"/>
      </w:pPr>
    </w:p>
    <w:p w14:paraId="3D5D4F93" w14:textId="77777777" w:rsidR="00DE16B6" w:rsidRDefault="00DE16B6" w:rsidP="00DE16B6">
      <w:pPr>
        <w:pStyle w:val="ListParagraph"/>
        <w:ind w:left="0"/>
      </w:pPr>
      <w:r>
        <w:t>North Star Metric is:</w:t>
      </w:r>
    </w:p>
    <w:p w14:paraId="3FC29E95" w14:textId="77777777" w:rsidR="00DE16B6" w:rsidRDefault="00DE16B6" w:rsidP="00DE16B6">
      <w:pPr>
        <w:pStyle w:val="ListParagraph"/>
        <w:ind w:left="0"/>
      </w:pPr>
    </w:p>
    <w:p w14:paraId="284A8E5A" w14:textId="77777777" w:rsidR="00DE16B6" w:rsidRDefault="00DE16B6" w:rsidP="00DE16B6">
      <w:pPr>
        <w:pStyle w:val="ListParagraph"/>
        <w:ind w:left="0"/>
      </w:pPr>
      <w:r>
        <w:t>Growth in the Percentage of Successfully Resolved Critical Reports (ATR) within a 14-Day Cycle.</w:t>
      </w:r>
    </w:p>
    <w:p w14:paraId="4F43CC77" w14:textId="77777777" w:rsidR="00DE16B6" w:rsidRDefault="00DE16B6" w:rsidP="00DE16B6">
      <w:pPr>
        <w:pStyle w:val="ListParagraph"/>
        <w:ind w:left="0"/>
      </w:pPr>
    </w:p>
    <w:p w14:paraId="7707CCCA" w14:textId="77777777" w:rsidR="00DE16B6" w:rsidRDefault="00DE16B6" w:rsidP="00DE16B6">
      <w:pPr>
        <w:pStyle w:val="ListParagraph"/>
        <w:ind w:left="0"/>
      </w:pPr>
      <w:r>
        <w:t>This metric is the ultimate measure of platform success because it encapsulates the entire value chain:</w:t>
      </w:r>
    </w:p>
    <w:p w14:paraId="0148603E" w14:textId="77777777" w:rsidR="00DE16B6" w:rsidRDefault="00DE16B6" w:rsidP="00DE16B6">
      <w:pPr>
        <w:pStyle w:val="ListParagraph"/>
        <w:ind w:left="0"/>
      </w:pPr>
    </w:p>
    <w:p w14:paraId="50A0CB91" w14:textId="77777777" w:rsidR="00DE16B6" w:rsidRDefault="00DE16B6" w:rsidP="00DE16B6">
      <w:pPr>
        <w:pStyle w:val="ListParagraph"/>
        <w:ind w:left="0"/>
      </w:pPr>
      <w:r>
        <w:t>The resolution is "successful" only if the initial report achieved a high AI F1-Score and the final status is Blockchain-verified (tying in AI Data Integrity).</w:t>
      </w:r>
    </w:p>
    <w:p w14:paraId="43AE577D" w14:textId="77777777" w:rsidR="00DE16B6" w:rsidRDefault="00DE16B6" w:rsidP="00DE16B6">
      <w:pPr>
        <w:pStyle w:val="ListParagraph"/>
        <w:ind w:left="0"/>
      </w:pPr>
    </w:p>
    <w:p w14:paraId="125F253D" w14:textId="77777777" w:rsidR="00DE16B6" w:rsidRDefault="00DE16B6" w:rsidP="00DE16B6">
      <w:pPr>
        <w:pStyle w:val="ListParagraph"/>
        <w:ind w:left="0"/>
      </w:pPr>
      <w:r>
        <w:t>The "14-Day Cycle" is tied directly to the Time-to-Payment (TTP) goal, forcing contractor and government efficiency (tying in Operational Efficiency).</w:t>
      </w:r>
    </w:p>
    <w:p w14:paraId="67244BEE" w14:textId="77777777" w:rsidR="00DE16B6" w:rsidRDefault="00DE16B6" w:rsidP="00DE16B6">
      <w:pPr>
        <w:pStyle w:val="ListParagraph"/>
      </w:pPr>
    </w:p>
    <w:p w14:paraId="3B923701" w14:textId="73550697" w:rsidR="003F7176" w:rsidRDefault="00DE16B6" w:rsidP="00DE16B6">
      <w:pPr>
        <w:pStyle w:val="ListParagraph"/>
        <w:ind w:left="0"/>
      </w:pPr>
      <w:r>
        <w:t>It proves the government is actively closing the feedback loop, directly solving the core infrastructure problem (tying in Public Accountability).</w:t>
      </w:r>
    </w:p>
    <w:p w14:paraId="18084B49" w14:textId="77777777" w:rsidR="003F7176" w:rsidRDefault="003F7176" w:rsidP="00DE16B6">
      <w:pPr>
        <w:pStyle w:val="ListParagraph"/>
        <w:ind w:left="0"/>
      </w:pPr>
    </w:p>
    <w:p w14:paraId="6A4CE63E" w14:textId="77777777" w:rsidR="003F7176" w:rsidRDefault="003F7176" w:rsidP="00DE16B6">
      <w:pPr>
        <w:pStyle w:val="ListParagraph"/>
        <w:ind w:left="0"/>
      </w:pPr>
    </w:p>
    <w:p w14:paraId="3FD44772" w14:textId="01B0D41F" w:rsidR="003F7176" w:rsidRDefault="003F7176" w:rsidP="003F7176">
      <w:pPr>
        <w:pStyle w:val="ListParagraph"/>
        <w:numPr>
          <w:ilvl w:val="0"/>
          <w:numId w:val="86"/>
        </w:numPr>
        <w:ind w:left="0"/>
        <w:rPr>
          <w:b/>
          <w:bCs/>
        </w:rPr>
      </w:pPr>
      <w:r w:rsidRPr="003F7176">
        <w:rPr>
          <w:b/>
          <w:bCs/>
        </w:rPr>
        <w:t>What guardrails are in place for this solution to ensure that it is used responsibly, safely, and ethically to prevent harmful, biased, or misleading outputs and ensure compliance with relevant legal or regulatory requirements? *</w:t>
      </w:r>
    </w:p>
    <w:p w14:paraId="26540406" w14:textId="77777777" w:rsidR="003F7176" w:rsidRDefault="003F7176" w:rsidP="003F7176">
      <w:pPr>
        <w:pStyle w:val="ListParagraph"/>
        <w:ind w:left="0"/>
        <w:rPr>
          <w:b/>
          <w:bCs/>
        </w:rPr>
      </w:pPr>
    </w:p>
    <w:p w14:paraId="4A577400" w14:textId="77777777" w:rsidR="003F7176" w:rsidRDefault="003F7176" w:rsidP="003F7176">
      <w:pPr>
        <w:pStyle w:val="ListParagraph"/>
        <w:ind w:left="0"/>
      </w:pPr>
      <w:r>
        <w:t>The core premise of this solution to make use of Blockchain anchoring for a 'Ground-Truth-Label', guaranteeing fiscal compliance via Smart-</w:t>
      </w:r>
      <w:proofErr w:type="gramStart"/>
      <w:r>
        <w:t>Contracts</w:t>
      </w:r>
      <w:proofErr w:type="gramEnd"/>
      <w:r>
        <w:t xml:space="preserve"> and ensuring AI validation, ensures leveraging best possible guardrails in place for achieving the core objectives.</w:t>
      </w:r>
    </w:p>
    <w:p w14:paraId="180A0363" w14:textId="77777777" w:rsidR="003F7176" w:rsidRDefault="003F7176" w:rsidP="003F7176">
      <w:pPr>
        <w:pStyle w:val="ListParagraph"/>
        <w:ind w:left="0"/>
      </w:pPr>
    </w:p>
    <w:p w14:paraId="5330A935" w14:textId="77777777" w:rsidR="003F7176" w:rsidRDefault="003F7176" w:rsidP="003F7176">
      <w:pPr>
        <w:pStyle w:val="ListParagraph"/>
        <w:ind w:left="0"/>
      </w:pPr>
      <w:r>
        <w:t xml:space="preserve">To prevent bias and misleading outputs, all AI models are strictly validated against the Immutable Training Pool, which is the Blockchain-anchored Ground-Truth Label data. This continuous validation loop ensures AI outputs reflect verified, real-world conditions and prevents model </w:t>
      </w:r>
      <w:proofErr w:type="gramStart"/>
      <w:r>
        <w:t>drift .</w:t>
      </w:r>
      <w:proofErr w:type="gramEnd"/>
    </w:p>
    <w:p w14:paraId="0CD83198" w14:textId="77777777" w:rsidR="003F7176" w:rsidRDefault="003F7176" w:rsidP="003F7176">
      <w:pPr>
        <w:pStyle w:val="ListParagraph"/>
        <w:ind w:left="0"/>
      </w:pPr>
    </w:p>
    <w:p w14:paraId="5CF357CD" w14:textId="77777777" w:rsidR="003F7176" w:rsidRDefault="003F7176" w:rsidP="003F7176">
      <w:pPr>
        <w:pStyle w:val="ListParagraph"/>
        <w:ind w:left="0"/>
      </w:pPr>
      <w:r>
        <w:lastRenderedPageBreak/>
        <w:t xml:space="preserve">Safety, responsible use are managed by requiring authenticated user access and decentralizing accountability via citizen micro-nodes, whose incentives are tied to verifiable data quality, not speculation. </w:t>
      </w:r>
    </w:p>
    <w:p w14:paraId="7E7C4D87" w14:textId="77777777" w:rsidR="003F7176" w:rsidRDefault="003F7176" w:rsidP="003F7176">
      <w:pPr>
        <w:pStyle w:val="ListParagraph"/>
        <w:ind w:left="0"/>
      </w:pPr>
    </w:p>
    <w:p w14:paraId="01B73021" w14:textId="77777777" w:rsidR="003F7176" w:rsidRDefault="003F7176" w:rsidP="003F7176">
      <w:pPr>
        <w:pStyle w:val="ListParagraph"/>
        <w:ind w:left="0"/>
      </w:pPr>
      <w:r>
        <w:t xml:space="preserve">Legally, the system is designed to align with the national DPI framework, ensuring sovereign control over data assets. </w:t>
      </w:r>
    </w:p>
    <w:p w14:paraId="0ED4766A" w14:textId="6BBE0DAB" w:rsidR="003F7176" w:rsidRPr="003F7176" w:rsidRDefault="003F7176" w:rsidP="003F7176">
      <w:pPr>
        <w:pStyle w:val="ListParagraph"/>
        <w:ind w:left="0"/>
      </w:pPr>
      <w:r>
        <w:t>The use of Smart Contracts guarantees ethical fiscal compliance, as funds are released only when the Blockchain confirms a successful repair, preventing corruption and ensuring public funds are used effectively.</w:t>
      </w:r>
    </w:p>
    <w:p w14:paraId="0C564DD9" w14:textId="77777777" w:rsidR="00F33850" w:rsidRDefault="00F33850" w:rsidP="006023EC">
      <w:pPr>
        <w:rPr>
          <w:b/>
          <w:bCs/>
        </w:rPr>
      </w:pPr>
    </w:p>
    <w:p w14:paraId="77C6F94A" w14:textId="7D747F53" w:rsidR="00414333" w:rsidRDefault="00B04FE5" w:rsidP="00B04FE5">
      <w:pPr>
        <w:pStyle w:val="ListParagraph"/>
        <w:numPr>
          <w:ilvl w:val="0"/>
          <w:numId w:val="86"/>
        </w:numPr>
        <w:ind w:left="0"/>
        <w:rPr>
          <w:b/>
          <w:bCs/>
        </w:rPr>
      </w:pPr>
      <w:r w:rsidRPr="00B04FE5">
        <w:rPr>
          <w:b/>
          <w:bCs/>
        </w:rPr>
        <w:t>What is the approach for integrating the AI solution with existing systems, processes, and workflows? (100 words) *</w:t>
      </w:r>
    </w:p>
    <w:p w14:paraId="3BC32233" w14:textId="77777777" w:rsidR="00B04FE5" w:rsidRDefault="00B04FE5" w:rsidP="00B04FE5">
      <w:pPr>
        <w:pStyle w:val="ListParagraph"/>
        <w:ind w:left="0"/>
      </w:pPr>
      <w:r>
        <w:t xml:space="preserve">Citizens send raw public road reports to </w:t>
      </w:r>
      <w:proofErr w:type="spellStart"/>
      <w:r>
        <w:t>SadakChainAI</w:t>
      </w:r>
      <w:proofErr w:type="spellEnd"/>
      <w:r>
        <w:t>. The platform's AI immediately scans this data to create a consolidated report and assign a certified Road Trust Score (RTS), ensuring the data is instantly trustworthy.</w:t>
      </w:r>
    </w:p>
    <w:p w14:paraId="4803E242" w14:textId="77777777" w:rsidR="00B04FE5" w:rsidRDefault="00B04FE5" w:rsidP="00B04FE5">
      <w:pPr>
        <w:pStyle w:val="ListParagraph"/>
        <w:ind w:left="0"/>
      </w:pPr>
    </w:p>
    <w:p w14:paraId="580BCEC0" w14:textId="77777777" w:rsidR="00B04FE5" w:rsidRDefault="00B04FE5" w:rsidP="00B04FE5">
      <w:pPr>
        <w:pStyle w:val="ListParagraph"/>
        <w:ind w:left="0"/>
      </w:pPr>
      <w:r>
        <w:t>The verified RTS is Blockchain-anchored, creating the certified data record. The AI ingests this certified data from the Blockchain to refine its models. Consequently, the improved AI produces even more credible reports, which are again anchored, further strengthening the chain of trust.</w:t>
      </w:r>
    </w:p>
    <w:p w14:paraId="58076E3F" w14:textId="77777777" w:rsidR="00B04FE5" w:rsidRDefault="00B04FE5" w:rsidP="00B04FE5">
      <w:pPr>
        <w:pStyle w:val="ListParagraph"/>
      </w:pPr>
    </w:p>
    <w:p w14:paraId="4F95753D" w14:textId="301D4034" w:rsidR="00B04FE5" w:rsidRDefault="00B04FE5" w:rsidP="00B04FE5">
      <w:pPr>
        <w:pStyle w:val="ListParagraph"/>
        <w:ind w:left="0"/>
      </w:pPr>
      <w:r>
        <w:t>This seamless data flow continuously builds the Training Pool, establishing the foundational national asset for a Large Vision Model (LVM), trained on Indian-specific environments.</w:t>
      </w:r>
    </w:p>
    <w:p w14:paraId="725FBAAA" w14:textId="77777777" w:rsidR="00B04FE5" w:rsidRDefault="00B04FE5" w:rsidP="00B04FE5">
      <w:pPr>
        <w:pStyle w:val="ListParagraph"/>
        <w:ind w:left="0"/>
      </w:pPr>
    </w:p>
    <w:p w14:paraId="617FB18C" w14:textId="77777777" w:rsidR="00F33850" w:rsidRDefault="00F33850" w:rsidP="00B04FE5">
      <w:pPr>
        <w:pStyle w:val="ListParagraph"/>
        <w:ind w:left="0"/>
      </w:pPr>
    </w:p>
    <w:p w14:paraId="5A4C4238" w14:textId="5072DCEE" w:rsidR="00B04FE5" w:rsidRPr="00B04FE5" w:rsidRDefault="00B04FE5" w:rsidP="00B04FE5">
      <w:pPr>
        <w:pStyle w:val="ListParagraph"/>
        <w:numPr>
          <w:ilvl w:val="0"/>
          <w:numId w:val="86"/>
        </w:numPr>
        <w:ind w:left="0"/>
        <w:rPr>
          <w:b/>
          <w:bCs/>
        </w:rPr>
      </w:pPr>
      <w:r w:rsidRPr="00B04FE5">
        <w:rPr>
          <w:b/>
          <w:bCs/>
        </w:rPr>
        <w:t>What is the approach for integrating the AI solution with existing systems, processes, and workflows? (100 words) *</w:t>
      </w:r>
    </w:p>
    <w:p w14:paraId="6E1848A0" w14:textId="77777777" w:rsidR="00B04FE5" w:rsidRDefault="00B04FE5" w:rsidP="00B04FE5">
      <w:pPr>
        <w:pStyle w:val="ListParagraph"/>
        <w:ind w:left="0"/>
      </w:pPr>
    </w:p>
    <w:p w14:paraId="138285B0" w14:textId="77777777" w:rsidR="00B04FE5" w:rsidRDefault="00B04FE5" w:rsidP="00B04FE5">
      <w:pPr>
        <w:pStyle w:val="ListParagraph"/>
        <w:ind w:left="0"/>
      </w:pPr>
      <w:r>
        <w:t xml:space="preserve">Citizens send raw public road reports to </w:t>
      </w:r>
      <w:proofErr w:type="spellStart"/>
      <w:r>
        <w:t>SadakChainAI</w:t>
      </w:r>
      <w:proofErr w:type="spellEnd"/>
      <w:r>
        <w:t>. The platform's AI immediately scans this data to create a consolidated report and assign a certified Road Trust Score (RTS), ensuring the data is instantly trustworthy.</w:t>
      </w:r>
    </w:p>
    <w:p w14:paraId="114F7AAC" w14:textId="77777777" w:rsidR="00B04FE5" w:rsidRDefault="00B04FE5" w:rsidP="00B04FE5">
      <w:pPr>
        <w:pStyle w:val="ListParagraph"/>
        <w:ind w:left="0"/>
      </w:pPr>
    </w:p>
    <w:p w14:paraId="3121C1C5" w14:textId="77777777" w:rsidR="00B04FE5" w:rsidRDefault="00B04FE5" w:rsidP="00B04FE5">
      <w:pPr>
        <w:pStyle w:val="ListParagraph"/>
        <w:ind w:left="0"/>
      </w:pPr>
      <w:r>
        <w:t xml:space="preserve">The verified RTS is Blockchain-anchored, creating the certified data record. The AI ingests this certified data from the Blockchain to refine its models. Consequently, the improved AI produces even more credible </w:t>
      </w:r>
      <w:r>
        <w:lastRenderedPageBreak/>
        <w:t>reports, which are again anchored, further strengthening the chain of trust.</w:t>
      </w:r>
    </w:p>
    <w:p w14:paraId="77137FA0" w14:textId="77777777" w:rsidR="00B04FE5" w:rsidRDefault="00B04FE5" w:rsidP="00B04FE5">
      <w:pPr>
        <w:pStyle w:val="ListParagraph"/>
      </w:pPr>
    </w:p>
    <w:p w14:paraId="5C486319" w14:textId="600E9DB5" w:rsidR="00637A9C" w:rsidRDefault="00B04FE5" w:rsidP="00637A9C">
      <w:pPr>
        <w:pStyle w:val="ListParagraph"/>
        <w:ind w:left="0"/>
      </w:pPr>
      <w:r>
        <w:t>This seamless data flow continuously builds the Training Pool, establishing the foundational national asset for a Large Vision Model (LVM), trained on Indian-specific environments.</w:t>
      </w:r>
    </w:p>
    <w:p w14:paraId="4134E50E" w14:textId="77777777" w:rsidR="00637A9C" w:rsidRPr="00637A9C" w:rsidRDefault="00637A9C" w:rsidP="00637A9C">
      <w:pPr>
        <w:pStyle w:val="ListParagraph"/>
        <w:ind w:left="0"/>
      </w:pPr>
    </w:p>
    <w:p w14:paraId="731A8801" w14:textId="693506C1" w:rsidR="00EA1FD1" w:rsidRDefault="00EA1FD1" w:rsidP="00EA1FD1">
      <w:pPr>
        <w:pStyle w:val="ListParagraph"/>
        <w:numPr>
          <w:ilvl w:val="0"/>
          <w:numId w:val="86"/>
        </w:numPr>
        <w:ind w:left="0"/>
        <w:rPr>
          <w:b/>
          <w:bCs/>
        </w:rPr>
      </w:pPr>
      <w:r w:rsidRPr="00EA1FD1">
        <w:rPr>
          <w:b/>
          <w:bCs/>
        </w:rPr>
        <w:t xml:space="preserve">Describe the model and application improvement strategy. </w:t>
      </w:r>
    </w:p>
    <w:p w14:paraId="0A8EFB9F" w14:textId="4952B96B" w:rsidR="00BF2671" w:rsidRDefault="00BF2671" w:rsidP="00BF2671">
      <w:pPr>
        <w:pStyle w:val="ListParagraph"/>
        <w:ind w:left="0"/>
      </w:pPr>
      <w:r w:rsidRPr="00BF2671">
        <w:t xml:space="preserve">The improvement strategy is a continuous, self-reinforcing cycle driven by the AI-Blockchain Feedback </w:t>
      </w:r>
      <w:proofErr w:type="gramStart"/>
      <w:r w:rsidRPr="00BF2671">
        <w:t>Loop .</w:t>
      </w:r>
      <w:proofErr w:type="gramEnd"/>
      <w:r w:rsidRPr="00BF2671">
        <w:t xml:space="preserve"> The application improves as the AI constantly ingests the Immutable Training Pool (Blockchain-anchored, certified reports) to refine its models. This ensures high-accuracy AI outputs, leading to more credible reports, which are then re-anchored. This process prevents model drift and rapidly increases the Road Trust Score (RTS) confidence. Application features evolve based on Operational Efficiency metrics (TTP, ATR) and Citizen Network Adoption, focusing on reducing time-to-resolution and maximizing user engagement, guaranteeing scalability and sustained value.</w:t>
      </w:r>
    </w:p>
    <w:p w14:paraId="6A166EA6" w14:textId="77777777" w:rsidR="00BF2671" w:rsidRDefault="00BF2671" w:rsidP="00BF2671">
      <w:pPr>
        <w:pStyle w:val="ListParagraph"/>
        <w:ind w:left="0"/>
      </w:pPr>
    </w:p>
    <w:p w14:paraId="015FE8A6" w14:textId="41329680" w:rsidR="00BF2671" w:rsidRDefault="00BF2671" w:rsidP="00BF2671">
      <w:pPr>
        <w:pStyle w:val="ListParagraph"/>
        <w:numPr>
          <w:ilvl w:val="0"/>
          <w:numId w:val="86"/>
        </w:numPr>
        <w:ind w:left="0"/>
        <w:rPr>
          <w:b/>
          <w:bCs/>
        </w:rPr>
      </w:pPr>
      <w:r w:rsidRPr="00BF2671">
        <w:rPr>
          <w:b/>
          <w:bCs/>
        </w:rPr>
        <w:t xml:space="preserve">If yes, please describe which DPI is used and how? </w:t>
      </w:r>
    </w:p>
    <w:p w14:paraId="5A4F69AE" w14:textId="77777777" w:rsidR="005B08A4" w:rsidRDefault="005B08A4" w:rsidP="005B08A4">
      <w:pPr>
        <w:pStyle w:val="ListParagraph"/>
        <w:ind w:left="0"/>
        <w:rPr>
          <w:b/>
          <w:bCs/>
        </w:rPr>
      </w:pPr>
    </w:p>
    <w:p w14:paraId="089E97C8" w14:textId="77777777" w:rsidR="005B08A4" w:rsidRDefault="005B08A4" w:rsidP="005B08A4">
      <w:pPr>
        <w:pStyle w:val="ListParagraph"/>
        <w:ind w:left="0"/>
      </w:pPr>
      <w:r>
        <w:t xml:space="preserve">We leverage the India Stack’s philosophy to create trust and scale. Crucially, we utilize the underlying authentication mechanism of the stack—specifically </w:t>
      </w:r>
      <w:proofErr w:type="spellStart"/>
      <w:r>
        <w:t>eKYC</w:t>
      </w:r>
      <w:proofErr w:type="spellEnd"/>
      <w:r>
        <w:t xml:space="preserve"> (via licensed providers tapping into Aadhaar/PAN validation)—to ensure every citizen Micro-Node is authenticated and unique. This is vital for decentralizing accountability, preventing spam, and ensuring data integrity before reports are anchored to the Blockchain.</w:t>
      </w:r>
    </w:p>
    <w:p w14:paraId="47318F86" w14:textId="77777777" w:rsidR="005B08A4" w:rsidRDefault="005B08A4" w:rsidP="005B08A4">
      <w:pPr>
        <w:pStyle w:val="ListParagraph"/>
        <w:ind w:left="0"/>
      </w:pPr>
    </w:p>
    <w:p w14:paraId="535BE68A" w14:textId="77777777" w:rsidR="005B08A4" w:rsidRDefault="005B08A4" w:rsidP="005B08A4">
      <w:pPr>
        <w:pStyle w:val="ListParagraph"/>
        <w:ind w:left="0"/>
      </w:pPr>
      <w:r>
        <w:t>Operationally, the Smart Contract layer draws direct inspiration from the success of UPI. The goal is to replicate UPI's low-cost, high-scale, immediate transaction environment for automating contractor payment releases, driving operational efficiency (TTP) and eliminating corruption.</w:t>
      </w:r>
    </w:p>
    <w:p w14:paraId="07A81454" w14:textId="77777777" w:rsidR="005B08A4" w:rsidRDefault="005B08A4" w:rsidP="005B08A4">
      <w:pPr>
        <w:pStyle w:val="ListParagraph"/>
      </w:pPr>
    </w:p>
    <w:p w14:paraId="32DC68CC" w14:textId="562085F9" w:rsidR="005B08A4" w:rsidRDefault="005B08A4" w:rsidP="005B08A4">
      <w:pPr>
        <w:pStyle w:val="ListParagraph"/>
        <w:ind w:left="0"/>
      </w:pPr>
      <w:r>
        <w:t xml:space="preserve">The most critical long-term implication is the creation of a sovereign national asset. The continuous, verified flow of Blockchain-anchored AI-trained data—the Immutable Training Pool—is the essential, high-fidelity dataset for building India's next-generation Large Vision Models (LVMs). This foundational data, battle-hardened by the unique complexities of Indian roads, ensures the nation achieves self-reliance in computer </w:t>
      </w:r>
      <w:r>
        <w:lastRenderedPageBreak/>
        <w:t>vision for future technologies like autonomous vehicles and smart city management, giving India a geopolitical edge in the AI race.</w:t>
      </w:r>
    </w:p>
    <w:p w14:paraId="33F32539" w14:textId="77777777" w:rsidR="00851123" w:rsidRDefault="00851123" w:rsidP="005B08A4">
      <w:pPr>
        <w:pStyle w:val="ListParagraph"/>
        <w:ind w:left="0"/>
      </w:pPr>
    </w:p>
    <w:p w14:paraId="4333949E" w14:textId="4815F41E" w:rsidR="00A65381" w:rsidRDefault="00A65381" w:rsidP="00A65381">
      <w:pPr>
        <w:pStyle w:val="ListParagraph"/>
        <w:numPr>
          <w:ilvl w:val="0"/>
          <w:numId w:val="86"/>
        </w:numPr>
        <w:ind w:left="0"/>
        <w:rPr>
          <w:b/>
          <w:bCs/>
        </w:rPr>
      </w:pPr>
      <w:r w:rsidRPr="00A65381">
        <w:rPr>
          <w:b/>
          <w:bCs/>
        </w:rPr>
        <w:t>Describe your business model, monetization plan, market size and opportunity, enablers needed to scale, risks and mitigation plans and future roadmap *</w:t>
      </w:r>
    </w:p>
    <w:p w14:paraId="70F7658B" w14:textId="77777777" w:rsidR="00851123" w:rsidRDefault="00851123" w:rsidP="00851123">
      <w:pPr>
        <w:pStyle w:val="ListParagraph"/>
        <w:ind w:left="0"/>
      </w:pPr>
      <w:proofErr w:type="spellStart"/>
      <w:r>
        <w:t>SadakChainAI</w:t>
      </w:r>
      <w:proofErr w:type="spellEnd"/>
      <w:r>
        <w:t xml:space="preserve"> business model </w:t>
      </w:r>
      <w:proofErr w:type="spellStart"/>
      <w:r>
        <w:t>centers</w:t>
      </w:r>
      <w:proofErr w:type="spellEnd"/>
      <w:r>
        <w:t xml:space="preserve"> on monetizing trust and efficiency through three core financial transactions across the value chain. </w:t>
      </w:r>
    </w:p>
    <w:p w14:paraId="5DFF8865" w14:textId="77777777" w:rsidR="00851123" w:rsidRDefault="00851123" w:rsidP="00851123">
      <w:pPr>
        <w:pStyle w:val="ListParagraph"/>
        <w:ind w:left="0"/>
      </w:pPr>
    </w:p>
    <w:p w14:paraId="2F20711F" w14:textId="77777777" w:rsidR="00851123" w:rsidRDefault="00851123" w:rsidP="00851123">
      <w:pPr>
        <w:pStyle w:val="ListParagraph"/>
        <w:ind w:left="0"/>
      </w:pPr>
      <w:r>
        <w:t xml:space="preserve">First, Governments subscribe/host the platform (where either the municipal bodies pay or the road contractors) (SaaS fee based on road network size) to gain Absolute Accountability and data-driven prioritization, eliminating systemic waste. </w:t>
      </w:r>
    </w:p>
    <w:p w14:paraId="0AA0715B" w14:textId="77777777" w:rsidR="00851123" w:rsidRDefault="00851123" w:rsidP="00851123">
      <w:pPr>
        <w:pStyle w:val="ListParagraph"/>
        <w:ind w:left="0"/>
      </w:pPr>
    </w:p>
    <w:p w14:paraId="48296149" w14:textId="77777777" w:rsidR="00851123" w:rsidRDefault="00851123" w:rsidP="00851123">
      <w:pPr>
        <w:pStyle w:val="ListParagraph"/>
        <w:ind w:left="0"/>
      </w:pPr>
      <w:r>
        <w:t xml:space="preserve">Second, Contractors engage with the system by paying a Transaction Fee (0.5%–2%) on the repair budget. Their incentive is the immediate liquidity of a sub-14-day Time-to-Payment (TTP), triggered by a Smart Contract only after the Blockchain immutably confirms successful repair. </w:t>
      </w:r>
    </w:p>
    <w:p w14:paraId="76861451" w14:textId="77777777" w:rsidR="00851123" w:rsidRDefault="00851123" w:rsidP="00851123">
      <w:pPr>
        <w:pStyle w:val="ListParagraph"/>
        <w:ind w:left="0"/>
      </w:pPr>
    </w:p>
    <w:p w14:paraId="10C66FB9" w14:textId="77777777" w:rsidR="00851123" w:rsidRDefault="00851123" w:rsidP="00851123">
      <w:pPr>
        <w:pStyle w:val="ListParagraph"/>
        <w:ind w:left="0"/>
      </w:pPr>
      <w:r>
        <w:t xml:space="preserve">Third, Private Sector entities, like insurers and auto manufacturers, pay a Data Licensing Fee to access the verified, high-fidelity Road Trust Score (RTS) history. </w:t>
      </w:r>
    </w:p>
    <w:p w14:paraId="27B8CF45" w14:textId="77777777" w:rsidR="00851123" w:rsidRDefault="00851123" w:rsidP="00851123">
      <w:pPr>
        <w:pStyle w:val="ListParagraph"/>
        <w:ind w:left="0"/>
      </w:pPr>
      <w:r>
        <w:t>This value proposition attracts external investment, and the fees fund the continued growth of the Immutable Training Pool, the sovereign data asset for future Large Vision Models (LVMs). Scaling is enabled by aligning with the DPI framework and relying on the AI-Blockchain loop to perpetually drive down the marginal cost of verification.</w:t>
      </w:r>
    </w:p>
    <w:p w14:paraId="77F45358" w14:textId="77777777" w:rsidR="00851123" w:rsidRDefault="00851123" w:rsidP="00851123">
      <w:pPr>
        <w:pStyle w:val="ListParagraph"/>
        <w:ind w:left="0"/>
      </w:pPr>
    </w:p>
    <w:p w14:paraId="732E4988" w14:textId="77777777" w:rsidR="00851123" w:rsidRDefault="00851123" w:rsidP="00851123">
      <w:pPr>
        <w:pStyle w:val="ListParagraph"/>
        <w:ind w:left="0"/>
      </w:pPr>
    </w:p>
    <w:p w14:paraId="51C7DC45" w14:textId="77777777" w:rsidR="00851123" w:rsidRDefault="00851123" w:rsidP="00851123">
      <w:pPr>
        <w:pStyle w:val="ListParagraph"/>
        <w:ind w:left="0"/>
      </w:pPr>
      <w:r>
        <w:t xml:space="preserve">The immediate market opportunity targets the multi-lakh crore annual expenditure on Indian public infrastructure, positioning </w:t>
      </w:r>
      <w:proofErr w:type="spellStart"/>
      <w:r>
        <w:t>SadakChainAI</w:t>
      </w:r>
      <w:proofErr w:type="spellEnd"/>
      <w:r>
        <w:t xml:space="preserve"> to capture significant value in the massive Tier 1 government spending and creating the new Civic Audit-Tech sector.</w:t>
      </w:r>
    </w:p>
    <w:p w14:paraId="7B5A1243" w14:textId="77777777" w:rsidR="00851123" w:rsidRDefault="00851123" w:rsidP="00851123">
      <w:pPr>
        <w:pStyle w:val="ListParagraph"/>
        <w:ind w:left="0"/>
      </w:pPr>
    </w:p>
    <w:p w14:paraId="497B9451" w14:textId="77777777" w:rsidR="00851123" w:rsidRDefault="00851123" w:rsidP="00851123">
      <w:pPr>
        <w:pStyle w:val="ListParagraph"/>
        <w:ind w:left="0"/>
      </w:pPr>
      <w:r>
        <w:t xml:space="preserve">Enablers for Scale include aligning with the DPI framework (using </w:t>
      </w:r>
      <w:proofErr w:type="spellStart"/>
      <w:r>
        <w:t>eKYC</w:t>
      </w:r>
      <w:proofErr w:type="spellEnd"/>
      <w:r>
        <w:t xml:space="preserve"> for auth-users) and relying on the AI-Blockchain Loop to perpetually reduce the cost of verification as the AI's accuracy increases.</w:t>
      </w:r>
    </w:p>
    <w:p w14:paraId="24F5CA8F" w14:textId="77777777" w:rsidR="00851123" w:rsidRDefault="00851123" w:rsidP="00851123">
      <w:pPr>
        <w:pStyle w:val="ListParagraph"/>
      </w:pPr>
    </w:p>
    <w:p w14:paraId="405CB8B8" w14:textId="2754A09C" w:rsidR="00414333" w:rsidRDefault="00851123" w:rsidP="00EA4C69">
      <w:pPr>
        <w:pStyle w:val="ListParagraph"/>
        <w:ind w:left="0"/>
      </w:pPr>
      <w:r>
        <w:t xml:space="preserve">Key risks involve regulatory inertia. We mitigate this by securing pilots with progressive agencies, focusing on verifiable cost savings (TTP </w:t>
      </w:r>
      <w:r>
        <w:lastRenderedPageBreak/>
        <w:t>reduction), and using the AI Filter to instantly consolidate reports with Road-Trust-Scores. The Future Roadmap moves from MVP (achieving sub-14-day TTP) to system-wide integration, followed by the monetization of the Immutable Training Pool; the sovereign data asset by licensing the foundational Large Vision Model (LVM) for self-driving systems.</w:t>
      </w:r>
    </w:p>
    <w:p w14:paraId="1052497A" w14:textId="77777777" w:rsidR="00EA4C69" w:rsidRPr="00EA4C69" w:rsidRDefault="00EA4C69" w:rsidP="00EA4C69">
      <w:pPr>
        <w:pStyle w:val="ListParagraph"/>
        <w:ind w:left="0"/>
      </w:pPr>
    </w:p>
    <w:p w14:paraId="17C508FE" w14:textId="2124A437" w:rsidR="00F94214" w:rsidRDefault="00F94214" w:rsidP="00F94214">
      <w:pPr>
        <w:pStyle w:val="ListParagraph"/>
        <w:numPr>
          <w:ilvl w:val="0"/>
          <w:numId w:val="86"/>
        </w:numPr>
        <w:ind w:left="0"/>
        <w:rPr>
          <w:b/>
          <w:bCs/>
        </w:rPr>
      </w:pPr>
      <w:r w:rsidRPr="00F94214">
        <w:rPr>
          <w:b/>
          <w:bCs/>
        </w:rPr>
        <w:t>Describe the value and impact potential of your solution, including the direct and indirect beneficiaries of your solution in terms of communities, demographics etc. and how is/will this impact be measured</w:t>
      </w:r>
    </w:p>
    <w:p w14:paraId="6E377458" w14:textId="77777777" w:rsidR="008560BA" w:rsidRPr="008560BA" w:rsidRDefault="008560BA" w:rsidP="008560BA">
      <w:pPr>
        <w:pStyle w:val="ListParagraph"/>
        <w:ind w:left="0"/>
      </w:pPr>
      <w:proofErr w:type="spellStart"/>
      <w:r w:rsidRPr="008560BA">
        <w:t>SadakChainAI</w:t>
      </w:r>
      <w:proofErr w:type="spellEnd"/>
      <w:r w:rsidRPr="008560BA">
        <w:t xml:space="preserve"> creates cascading benefits across all demographics by addressing safety, fairness, and financial return.</w:t>
      </w:r>
    </w:p>
    <w:p w14:paraId="60773D3E" w14:textId="77777777" w:rsidR="008560BA" w:rsidRPr="008560BA" w:rsidRDefault="008560BA" w:rsidP="008560BA">
      <w:pPr>
        <w:pStyle w:val="ListParagraph"/>
        <w:ind w:left="0"/>
      </w:pPr>
    </w:p>
    <w:p w14:paraId="5975554E" w14:textId="77777777" w:rsidR="008560BA" w:rsidRPr="008560BA" w:rsidRDefault="008560BA" w:rsidP="008560BA">
      <w:pPr>
        <w:pStyle w:val="ListParagraph"/>
        <w:ind w:left="0"/>
      </w:pPr>
      <w:r w:rsidRPr="008560BA">
        <w:t>Direct Beneficiaries (Transactional):</w:t>
      </w:r>
    </w:p>
    <w:p w14:paraId="05566CC1" w14:textId="77777777" w:rsidR="008560BA" w:rsidRPr="008560BA" w:rsidRDefault="008560BA" w:rsidP="008560BA">
      <w:pPr>
        <w:pStyle w:val="ListParagraph"/>
        <w:ind w:left="0"/>
      </w:pPr>
      <w:r w:rsidRPr="008560BA">
        <w:t>Contractors: Benefit financially from guaranteed, accelerated payment cycles (low TTP).</w:t>
      </w:r>
    </w:p>
    <w:p w14:paraId="5F96CC4D" w14:textId="77777777" w:rsidR="008560BA" w:rsidRPr="008560BA" w:rsidRDefault="008560BA" w:rsidP="008560BA">
      <w:pPr>
        <w:pStyle w:val="ListParagraph"/>
        <w:ind w:left="0"/>
      </w:pPr>
    </w:p>
    <w:p w14:paraId="37289BE9" w14:textId="77777777" w:rsidR="008560BA" w:rsidRPr="008560BA" w:rsidRDefault="008560BA" w:rsidP="008560BA">
      <w:pPr>
        <w:pStyle w:val="ListParagraph"/>
        <w:ind w:left="0"/>
      </w:pPr>
      <w:r w:rsidRPr="008560BA">
        <w:t>Governments/Agencies: Gain political capital and operational efficiency by achieving verifiable governance.</w:t>
      </w:r>
    </w:p>
    <w:p w14:paraId="2BF20FBD" w14:textId="77777777" w:rsidR="008560BA" w:rsidRPr="008560BA" w:rsidRDefault="008560BA" w:rsidP="008560BA">
      <w:pPr>
        <w:pStyle w:val="ListParagraph"/>
        <w:ind w:left="0"/>
      </w:pPr>
    </w:p>
    <w:p w14:paraId="00529430" w14:textId="77777777" w:rsidR="008560BA" w:rsidRPr="008560BA" w:rsidRDefault="008560BA" w:rsidP="008560BA">
      <w:pPr>
        <w:pStyle w:val="ListParagraph"/>
        <w:ind w:left="0"/>
      </w:pPr>
      <w:r w:rsidRPr="008560BA">
        <w:t>Citizen Micro-Nodes (All Demographics): Directly rewarded for providing quality data, turning passive users into incentivized auditors.</w:t>
      </w:r>
    </w:p>
    <w:p w14:paraId="7B0BB6B2" w14:textId="77777777" w:rsidR="008560BA" w:rsidRPr="008560BA" w:rsidRDefault="008560BA" w:rsidP="008560BA">
      <w:pPr>
        <w:pStyle w:val="ListParagraph"/>
        <w:ind w:left="0"/>
      </w:pPr>
    </w:p>
    <w:p w14:paraId="0B6CD2E4" w14:textId="77777777" w:rsidR="008560BA" w:rsidRPr="008560BA" w:rsidRDefault="008560BA" w:rsidP="008560BA">
      <w:pPr>
        <w:pStyle w:val="ListParagraph"/>
        <w:ind w:left="0"/>
      </w:pPr>
      <w:r w:rsidRPr="008560BA">
        <w:t>Indirect Beneficiaries (Systemic):</w:t>
      </w:r>
    </w:p>
    <w:p w14:paraId="68E318DE" w14:textId="77777777" w:rsidR="008560BA" w:rsidRPr="008560BA" w:rsidRDefault="008560BA" w:rsidP="008560BA">
      <w:pPr>
        <w:pStyle w:val="ListParagraph"/>
        <w:ind w:left="0"/>
      </w:pPr>
    </w:p>
    <w:p w14:paraId="6B3DE4A6" w14:textId="77777777" w:rsidR="008560BA" w:rsidRPr="008560BA" w:rsidRDefault="008560BA" w:rsidP="008560BA">
      <w:pPr>
        <w:pStyle w:val="ListParagraph"/>
        <w:ind w:left="0"/>
      </w:pPr>
      <w:r w:rsidRPr="008560BA">
        <w:t xml:space="preserve">Low-Income Communities: Often the most marginalized in resource allocation, they benefit from a data-driven system that prevents political bias, ensuring repairs are prioritized based on objective Road Trust Score (RTS), not influence, </w:t>
      </w:r>
      <w:proofErr w:type="gramStart"/>
      <w:r w:rsidRPr="008560BA">
        <w:t>and also</w:t>
      </w:r>
      <w:proofErr w:type="gramEnd"/>
      <w:r w:rsidRPr="008560BA">
        <w:t xml:space="preserve"> suffer form deaths and life-threatening accidents. </w:t>
      </w:r>
    </w:p>
    <w:p w14:paraId="407992A4" w14:textId="77777777" w:rsidR="008560BA" w:rsidRPr="008560BA" w:rsidRDefault="008560BA" w:rsidP="008560BA">
      <w:pPr>
        <w:pStyle w:val="ListParagraph"/>
        <w:ind w:left="0"/>
      </w:pPr>
    </w:p>
    <w:p w14:paraId="12FB6B6F" w14:textId="77777777" w:rsidR="008560BA" w:rsidRPr="008560BA" w:rsidRDefault="008560BA" w:rsidP="008560BA">
      <w:pPr>
        <w:pStyle w:val="ListParagraph"/>
        <w:ind w:left="0"/>
      </w:pPr>
      <w:r w:rsidRPr="008560BA">
        <w:t>Commuting Demographics: All road users benefit from reduced vehicle wear-and-tear and safer travel, leading to time savings and better public health outcomes.</w:t>
      </w:r>
    </w:p>
    <w:p w14:paraId="52552A3C" w14:textId="77777777" w:rsidR="008560BA" w:rsidRPr="008560BA" w:rsidRDefault="008560BA" w:rsidP="008560BA">
      <w:pPr>
        <w:pStyle w:val="ListParagraph"/>
        <w:ind w:left="0"/>
      </w:pPr>
    </w:p>
    <w:p w14:paraId="28422062" w14:textId="77777777" w:rsidR="008560BA" w:rsidRPr="008560BA" w:rsidRDefault="008560BA" w:rsidP="008560BA">
      <w:pPr>
        <w:pStyle w:val="ListParagraph"/>
        <w:ind w:left="0"/>
      </w:pPr>
      <w:r w:rsidRPr="008560BA">
        <w:t xml:space="preserve">Global South Nations: </w:t>
      </w:r>
      <w:proofErr w:type="spellStart"/>
      <w:r w:rsidRPr="008560BA">
        <w:t>SadakChainAI's</w:t>
      </w:r>
      <w:proofErr w:type="spellEnd"/>
      <w:r w:rsidRPr="008560BA">
        <w:t xml:space="preserve"> battle-hardened AI, resilient to chaotic environments (Pillar 3), becomes an exportable solution, establishing India as a leader in civic tech governance.</w:t>
      </w:r>
    </w:p>
    <w:p w14:paraId="0BE10840" w14:textId="77777777" w:rsidR="008560BA" w:rsidRPr="008560BA" w:rsidRDefault="008560BA" w:rsidP="008560BA">
      <w:pPr>
        <w:pStyle w:val="ListParagraph"/>
        <w:ind w:left="0"/>
      </w:pPr>
    </w:p>
    <w:p w14:paraId="6423E6EA" w14:textId="36D57A18" w:rsidR="00414333" w:rsidRDefault="008560BA" w:rsidP="00DD2D12">
      <w:pPr>
        <w:pStyle w:val="ListParagraph"/>
        <w:ind w:left="0"/>
      </w:pPr>
      <w:r w:rsidRPr="008560BA">
        <w:lastRenderedPageBreak/>
        <w:t>The impact is measured by Average Time-to-Resolution (ATR)—the key measure of governance effectiveness and the growth in authenticated citizen Micro-Nodes (adoption). This continuous measurement ensures the system’s value is perpetually tracked and maximized for the public good.</w:t>
      </w:r>
    </w:p>
    <w:p w14:paraId="0E1E45FD" w14:textId="77777777" w:rsidR="00DD2D12" w:rsidRPr="00DD2D12" w:rsidRDefault="00DD2D12" w:rsidP="00DD2D12">
      <w:pPr>
        <w:pStyle w:val="ListParagraph"/>
        <w:ind w:left="0"/>
      </w:pPr>
    </w:p>
    <w:sectPr w:rsidR="00DD2D12" w:rsidRPr="00DD2D12" w:rsidSect="005E308D">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098"/>
    <w:multiLevelType w:val="multilevel"/>
    <w:tmpl w:val="0504B2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A447A"/>
    <w:multiLevelType w:val="multilevel"/>
    <w:tmpl w:val="8AB4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70B6C"/>
    <w:multiLevelType w:val="multilevel"/>
    <w:tmpl w:val="E022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81931"/>
    <w:multiLevelType w:val="multilevel"/>
    <w:tmpl w:val="6534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75E0A"/>
    <w:multiLevelType w:val="multilevel"/>
    <w:tmpl w:val="C026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94590"/>
    <w:multiLevelType w:val="multilevel"/>
    <w:tmpl w:val="B9EAF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B13AB"/>
    <w:multiLevelType w:val="multilevel"/>
    <w:tmpl w:val="75EC54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17CC9"/>
    <w:multiLevelType w:val="multilevel"/>
    <w:tmpl w:val="12D2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C093E"/>
    <w:multiLevelType w:val="multilevel"/>
    <w:tmpl w:val="74A6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364A4"/>
    <w:multiLevelType w:val="multilevel"/>
    <w:tmpl w:val="6FBE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202454"/>
    <w:multiLevelType w:val="multilevel"/>
    <w:tmpl w:val="D9C4A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580709"/>
    <w:multiLevelType w:val="multilevel"/>
    <w:tmpl w:val="055CF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20878"/>
    <w:multiLevelType w:val="multilevel"/>
    <w:tmpl w:val="4066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A4774"/>
    <w:multiLevelType w:val="multilevel"/>
    <w:tmpl w:val="FFBE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184A60"/>
    <w:multiLevelType w:val="multilevel"/>
    <w:tmpl w:val="0F0A6C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2924A0"/>
    <w:multiLevelType w:val="multilevel"/>
    <w:tmpl w:val="6FFA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471EDC"/>
    <w:multiLevelType w:val="multilevel"/>
    <w:tmpl w:val="24D0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D678B"/>
    <w:multiLevelType w:val="multilevel"/>
    <w:tmpl w:val="17AA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5D412D"/>
    <w:multiLevelType w:val="hybridMultilevel"/>
    <w:tmpl w:val="5916324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25E4B85"/>
    <w:multiLevelType w:val="multilevel"/>
    <w:tmpl w:val="CE04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C42069"/>
    <w:multiLevelType w:val="multilevel"/>
    <w:tmpl w:val="4502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C17FAD"/>
    <w:multiLevelType w:val="multilevel"/>
    <w:tmpl w:val="EAEE4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E321A0"/>
    <w:multiLevelType w:val="multilevel"/>
    <w:tmpl w:val="45589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E717D5"/>
    <w:multiLevelType w:val="multilevel"/>
    <w:tmpl w:val="0B5A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615991"/>
    <w:multiLevelType w:val="multilevel"/>
    <w:tmpl w:val="99B8B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2E0F99"/>
    <w:multiLevelType w:val="multilevel"/>
    <w:tmpl w:val="3C8C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305665"/>
    <w:multiLevelType w:val="multilevel"/>
    <w:tmpl w:val="4D2C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5A2A21"/>
    <w:multiLevelType w:val="multilevel"/>
    <w:tmpl w:val="C192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736528"/>
    <w:multiLevelType w:val="multilevel"/>
    <w:tmpl w:val="FE024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633D18"/>
    <w:multiLevelType w:val="multilevel"/>
    <w:tmpl w:val="FB64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229AD"/>
    <w:multiLevelType w:val="multilevel"/>
    <w:tmpl w:val="230E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274139"/>
    <w:multiLevelType w:val="multilevel"/>
    <w:tmpl w:val="B636A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6521A6"/>
    <w:multiLevelType w:val="multilevel"/>
    <w:tmpl w:val="439AD7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3671F0"/>
    <w:multiLevelType w:val="multilevel"/>
    <w:tmpl w:val="CA362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930D83"/>
    <w:multiLevelType w:val="multilevel"/>
    <w:tmpl w:val="0C10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310B73"/>
    <w:multiLevelType w:val="multilevel"/>
    <w:tmpl w:val="D6A0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88657E"/>
    <w:multiLevelType w:val="multilevel"/>
    <w:tmpl w:val="C70A4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AD57C5"/>
    <w:multiLevelType w:val="multilevel"/>
    <w:tmpl w:val="C91E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CD04CD"/>
    <w:multiLevelType w:val="multilevel"/>
    <w:tmpl w:val="9336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F33A3F"/>
    <w:multiLevelType w:val="multilevel"/>
    <w:tmpl w:val="8200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96198D"/>
    <w:multiLevelType w:val="multilevel"/>
    <w:tmpl w:val="C17A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D53CBA"/>
    <w:multiLevelType w:val="multilevel"/>
    <w:tmpl w:val="D510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42C4A41"/>
    <w:multiLevelType w:val="multilevel"/>
    <w:tmpl w:val="C8B8E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6B3B05"/>
    <w:multiLevelType w:val="multilevel"/>
    <w:tmpl w:val="BF80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9945AD"/>
    <w:multiLevelType w:val="multilevel"/>
    <w:tmpl w:val="9002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3B1974"/>
    <w:multiLevelType w:val="multilevel"/>
    <w:tmpl w:val="62CE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674953"/>
    <w:multiLevelType w:val="multilevel"/>
    <w:tmpl w:val="6A98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A52ADC"/>
    <w:multiLevelType w:val="multilevel"/>
    <w:tmpl w:val="D1A4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B87412"/>
    <w:multiLevelType w:val="multilevel"/>
    <w:tmpl w:val="6DE2E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CD1EA2"/>
    <w:multiLevelType w:val="multilevel"/>
    <w:tmpl w:val="C8F6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30545C"/>
    <w:multiLevelType w:val="multilevel"/>
    <w:tmpl w:val="48B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8B52FE"/>
    <w:multiLevelType w:val="multilevel"/>
    <w:tmpl w:val="64F8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A930CC"/>
    <w:multiLevelType w:val="multilevel"/>
    <w:tmpl w:val="6508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B546D8"/>
    <w:multiLevelType w:val="multilevel"/>
    <w:tmpl w:val="45A2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884206"/>
    <w:multiLevelType w:val="multilevel"/>
    <w:tmpl w:val="5F52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364211"/>
    <w:multiLevelType w:val="multilevel"/>
    <w:tmpl w:val="7BFA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3766BC"/>
    <w:multiLevelType w:val="multilevel"/>
    <w:tmpl w:val="31FA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12620A"/>
    <w:multiLevelType w:val="multilevel"/>
    <w:tmpl w:val="AD40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FC5356"/>
    <w:multiLevelType w:val="multilevel"/>
    <w:tmpl w:val="B7D87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B214C4"/>
    <w:multiLevelType w:val="multilevel"/>
    <w:tmpl w:val="98B6E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0848EE"/>
    <w:multiLevelType w:val="multilevel"/>
    <w:tmpl w:val="2368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735E3D"/>
    <w:multiLevelType w:val="multilevel"/>
    <w:tmpl w:val="4E86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4A15AA"/>
    <w:multiLevelType w:val="multilevel"/>
    <w:tmpl w:val="91BA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537086"/>
    <w:multiLevelType w:val="multilevel"/>
    <w:tmpl w:val="27962B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F91225D"/>
    <w:multiLevelType w:val="multilevel"/>
    <w:tmpl w:val="140E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D75E22"/>
    <w:multiLevelType w:val="multilevel"/>
    <w:tmpl w:val="37C2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FE49C7"/>
    <w:multiLevelType w:val="hybridMultilevel"/>
    <w:tmpl w:val="57E2DD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524F6CF8"/>
    <w:multiLevelType w:val="multilevel"/>
    <w:tmpl w:val="56C6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9D1432"/>
    <w:multiLevelType w:val="multilevel"/>
    <w:tmpl w:val="CFB26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277C70"/>
    <w:multiLevelType w:val="multilevel"/>
    <w:tmpl w:val="6EDEC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7BC1414"/>
    <w:multiLevelType w:val="multilevel"/>
    <w:tmpl w:val="0CEE4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F377C8"/>
    <w:multiLevelType w:val="multilevel"/>
    <w:tmpl w:val="E94E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9B1EDA"/>
    <w:multiLevelType w:val="multilevel"/>
    <w:tmpl w:val="9B3A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D95A58"/>
    <w:multiLevelType w:val="multilevel"/>
    <w:tmpl w:val="385C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F22B1F"/>
    <w:multiLevelType w:val="multilevel"/>
    <w:tmpl w:val="07BC03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D02A1E"/>
    <w:multiLevelType w:val="multilevel"/>
    <w:tmpl w:val="1B3E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CC7B37"/>
    <w:multiLevelType w:val="multilevel"/>
    <w:tmpl w:val="7AF0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F06806"/>
    <w:multiLevelType w:val="multilevel"/>
    <w:tmpl w:val="0074D6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6632A6D"/>
    <w:multiLevelType w:val="hybridMultilevel"/>
    <w:tmpl w:val="9120FC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726684A"/>
    <w:multiLevelType w:val="multilevel"/>
    <w:tmpl w:val="55E24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73814F6"/>
    <w:multiLevelType w:val="multilevel"/>
    <w:tmpl w:val="AE6C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E33CF0"/>
    <w:multiLevelType w:val="multilevel"/>
    <w:tmpl w:val="E878D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9384C2A"/>
    <w:multiLevelType w:val="multilevel"/>
    <w:tmpl w:val="3BEAD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B42C0F"/>
    <w:multiLevelType w:val="hybridMultilevel"/>
    <w:tmpl w:val="034E17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6C12382A"/>
    <w:multiLevelType w:val="multilevel"/>
    <w:tmpl w:val="CF847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DC598C"/>
    <w:multiLevelType w:val="multilevel"/>
    <w:tmpl w:val="33E65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042B78"/>
    <w:multiLevelType w:val="multilevel"/>
    <w:tmpl w:val="CB10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293568"/>
    <w:multiLevelType w:val="multilevel"/>
    <w:tmpl w:val="4EE6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4D3E6E"/>
    <w:multiLevelType w:val="multilevel"/>
    <w:tmpl w:val="919E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1550C74"/>
    <w:multiLevelType w:val="multilevel"/>
    <w:tmpl w:val="DA38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526352"/>
    <w:multiLevelType w:val="multilevel"/>
    <w:tmpl w:val="1ABC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D052CD"/>
    <w:multiLevelType w:val="multilevel"/>
    <w:tmpl w:val="AEE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4D046E"/>
    <w:multiLevelType w:val="multilevel"/>
    <w:tmpl w:val="1F5A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9B6EF3"/>
    <w:multiLevelType w:val="multilevel"/>
    <w:tmpl w:val="50E86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E11150"/>
    <w:multiLevelType w:val="multilevel"/>
    <w:tmpl w:val="AB6A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89301E"/>
    <w:multiLevelType w:val="multilevel"/>
    <w:tmpl w:val="781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9A4494"/>
    <w:multiLevelType w:val="multilevel"/>
    <w:tmpl w:val="6BEE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234FD9"/>
    <w:multiLevelType w:val="hybridMultilevel"/>
    <w:tmpl w:val="ED767F8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7E89343E"/>
    <w:multiLevelType w:val="multilevel"/>
    <w:tmpl w:val="F8A68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779678">
    <w:abstractNumId w:val="66"/>
  </w:num>
  <w:num w:numId="2" w16cid:durableId="2131587599">
    <w:abstractNumId w:val="49"/>
  </w:num>
  <w:num w:numId="3" w16cid:durableId="747924742">
    <w:abstractNumId w:val="2"/>
  </w:num>
  <w:num w:numId="4" w16cid:durableId="1861889640">
    <w:abstractNumId w:val="64"/>
  </w:num>
  <w:num w:numId="5" w16cid:durableId="1162965871">
    <w:abstractNumId w:val="27"/>
  </w:num>
  <w:num w:numId="6" w16cid:durableId="1950698706">
    <w:abstractNumId w:val="57"/>
  </w:num>
  <w:num w:numId="7" w16cid:durableId="595989918">
    <w:abstractNumId w:val="75"/>
  </w:num>
  <w:num w:numId="8" w16cid:durableId="1141997451">
    <w:abstractNumId w:val="22"/>
  </w:num>
  <w:num w:numId="9" w16cid:durableId="194782040">
    <w:abstractNumId w:val="70"/>
  </w:num>
  <w:num w:numId="10" w16cid:durableId="561792484">
    <w:abstractNumId w:val="20"/>
  </w:num>
  <w:num w:numId="11" w16cid:durableId="2079591344">
    <w:abstractNumId w:val="89"/>
  </w:num>
  <w:num w:numId="12" w16cid:durableId="871454699">
    <w:abstractNumId w:val="26"/>
  </w:num>
  <w:num w:numId="13" w16cid:durableId="1208057835">
    <w:abstractNumId w:val="8"/>
  </w:num>
  <w:num w:numId="14" w16cid:durableId="1157573409">
    <w:abstractNumId w:val="52"/>
  </w:num>
  <w:num w:numId="15" w16cid:durableId="128136505">
    <w:abstractNumId w:val="53"/>
  </w:num>
  <w:num w:numId="16" w16cid:durableId="1143233910">
    <w:abstractNumId w:val="16"/>
  </w:num>
  <w:num w:numId="17" w16cid:durableId="439104849">
    <w:abstractNumId w:val="40"/>
  </w:num>
  <w:num w:numId="18" w16cid:durableId="1327321932">
    <w:abstractNumId w:val="23"/>
  </w:num>
  <w:num w:numId="19" w16cid:durableId="275676492">
    <w:abstractNumId w:val="71"/>
  </w:num>
  <w:num w:numId="20" w16cid:durableId="2010402385">
    <w:abstractNumId w:val="17"/>
  </w:num>
  <w:num w:numId="21" w16cid:durableId="1774781615">
    <w:abstractNumId w:val="43"/>
  </w:num>
  <w:num w:numId="22" w16cid:durableId="861866573">
    <w:abstractNumId w:val="72"/>
  </w:num>
  <w:num w:numId="23" w16cid:durableId="650982867">
    <w:abstractNumId w:val="65"/>
  </w:num>
  <w:num w:numId="24" w16cid:durableId="51657069">
    <w:abstractNumId w:val="19"/>
  </w:num>
  <w:num w:numId="25" w16cid:durableId="1679846739">
    <w:abstractNumId w:val="73"/>
  </w:num>
  <w:num w:numId="26" w16cid:durableId="2026980926">
    <w:abstractNumId w:val="67"/>
  </w:num>
  <w:num w:numId="27" w16cid:durableId="1060590041">
    <w:abstractNumId w:val="7"/>
  </w:num>
  <w:num w:numId="28" w16cid:durableId="6947549">
    <w:abstractNumId w:val="44"/>
  </w:num>
  <w:num w:numId="29" w16cid:durableId="2040815485">
    <w:abstractNumId w:val="94"/>
  </w:num>
  <w:num w:numId="30" w16cid:durableId="44108251">
    <w:abstractNumId w:val="3"/>
  </w:num>
  <w:num w:numId="31" w16cid:durableId="1662393208">
    <w:abstractNumId w:val="47"/>
  </w:num>
  <w:num w:numId="32" w16cid:durableId="61604204">
    <w:abstractNumId w:val="4"/>
  </w:num>
  <w:num w:numId="33" w16cid:durableId="114443882">
    <w:abstractNumId w:val="35"/>
  </w:num>
  <w:num w:numId="34" w16cid:durableId="1618676964">
    <w:abstractNumId w:val="34"/>
  </w:num>
  <w:num w:numId="35" w16cid:durableId="895094395">
    <w:abstractNumId w:val="50"/>
  </w:num>
  <w:num w:numId="36" w16cid:durableId="1522552598">
    <w:abstractNumId w:val="45"/>
  </w:num>
  <w:num w:numId="37" w16cid:durableId="50931323">
    <w:abstractNumId w:val="54"/>
  </w:num>
  <w:num w:numId="38" w16cid:durableId="917712080">
    <w:abstractNumId w:val="59"/>
  </w:num>
  <w:num w:numId="39" w16cid:durableId="1366364886">
    <w:abstractNumId w:val="28"/>
  </w:num>
  <w:num w:numId="40" w16cid:durableId="871117083">
    <w:abstractNumId w:val="18"/>
  </w:num>
  <w:num w:numId="41" w16cid:durableId="1076979204">
    <w:abstractNumId w:val="97"/>
  </w:num>
  <w:num w:numId="42" w16cid:durableId="1914315820">
    <w:abstractNumId w:val="78"/>
  </w:num>
  <w:num w:numId="43" w16cid:durableId="321473734">
    <w:abstractNumId w:val="13"/>
  </w:num>
  <w:num w:numId="44" w16cid:durableId="1244725751">
    <w:abstractNumId w:val="11"/>
  </w:num>
  <w:num w:numId="45" w16cid:durableId="747773666">
    <w:abstractNumId w:val="31"/>
  </w:num>
  <w:num w:numId="46" w16cid:durableId="2026400534">
    <w:abstractNumId w:val="98"/>
  </w:num>
  <w:num w:numId="47" w16cid:durableId="1733696917">
    <w:abstractNumId w:val="6"/>
  </w:num>
  <w:num w:numId="48" w16cid:durableId="2106001354">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853102881">
    <w:abstractNumId w:val="36"/>
  </w:num>
  <w:num w:numId="50" w16cid:durableId="1314019941">
    <w:abstractNumId w:val="5"/>
  </w:num>
  <w:num w:numId="51" w16cid:durableId="599412905">
    <w:abstractNumId w:val="5"/>
    <w:lvlOverride w:ilvl="1">
      <w:lvl w:ilvl="1">
        <w:numFmt w:val="decimal"/>
        <w:lvlText w:val="%2."/>
        <w:lvlJc w:val="left"/>
      </w:lvl>
    </w:lvlOverride>
  </w:num>
  <w:num w:numId="52" w16cid:durableId="1081828931">
    <w:abstractNumId w:val="93"/>
  </w:num>
  <w:num w:numId="53" w16cid:durableId="223641166">
    <w:abstractNumId w:val="74"/>
  </w:num>
  <w:num w:numId="54" w16cid:durableId="87242850">
    <w:abstractNumId w:val="56"/>
  </w:num>
  <w:num w:numId="55" w16cid:durableId="1165244857">
    <w:abstractNumId w:val="55"/>
  </w:num>
  <w:num w:numId="56" w16cid:durableId="511920736">
    <w:abstractNumId w:val="48"/>
  </w:num>
  <w:num w:numId="57" w16cid:durableId="2060014546">
    <w:abstractNumId w:val="21"/>
  </w:num>
  <w:num w:numId="58" w16cid:durableId="1384448155">
    <w:abstractNumId w:val="92"/>
  </w:num>
  <w:num w:numId="59" w16cid:durableId="240649857">
    <w:abstractNumId w:val="84"/>
  </w:num>
  <w:num w:numId="60" w16cid:durableId="1003976621">
    <w:abstractNumId w:val="42"/>
  </w:num>
  <w:num w:numId="61" w16cid:durableId="1499660740">
    <w:abstractNumId w:val="42"/>
    <w:lvlOverride w:ilvl="1">
      <w:lvl w:ilvl="1">
        <w:numFmt w:val="decimal"/>
        <w:lvlText w:val="%2."/>
        <w:lvlJc w:val="left"/>
      </w:lvl>
    </w:lvlOverride>
  </w:num>
  <w:num w:numId="62" w16cid:durableId="1892302720">
    <w:abstractNumId w:val="85"/>
  </w:num>
  <w:num w:numId="63" w16cid:durableId="2104184497">
    <w:abstractNumId w:val="60"/>
  </w:num>
  <w:num w:numId="64" w16cid:durableId="1730416009">
    <w:abstractNumId w:val="15"/>
  </w:num>
  <w:num w:numId="65" w16cid:durableId="970093063">
    <w:abstractNumId w:val="76"/>
  </w:num>
  <w:num w:numId="66" w16cid:durableId="1662538794">
    <w:abstractNumId w:val="46"/>
  </w:num>
  <w:num w:numId="67" w16cid:durableId="1255289169">
    <w:abstractNumId w:val="33"/>
  </w:num>
  <w:num w:numId="68" w16cid:durableId="220021022">
    <w:abstractNumId w:val="38"/>
  </w:num>
  <w:num w:numId="69" w16cid:durableId="250506256">
    <w:abstractNumId w:val="80"/>
  </w:num>
  <w:num w:numId="70" w16cid:durableId="1186407909">
    <w:abstractNumId w:val="95"/>
  </w:num>
  <w:num w:numId="71" w16cid:durableId="784083546">
    <w:abstractNumId w:val="90"/>
  </w:num>
  <w:num w:numId="72" w16cid:durableId="3242684">
    <w:abstractNumId w:val="1"/>
  </w:num>
  <w:num w:numId="73" w16cid:durableId="2138597344">
    <w:abstractNumId w:val="58"/>
  </w:num>
  <w:num w:numId="74" w16cid:durableId="1284919522">
    <w:abstractNumId w:val="68"/>
  </w:num>
  <w:num w:numId="75" w16cid:durableId="1173952367">
    <w:abstractNumId w:val="37"/>
  </w:num>
  <w:num w:numId="76" w16cid:durableId="1749889524">
    <w:abstractNumId w:val="39"/>
  </w:num>
  <w:num w:numId="77" w16cid:durableId="702246418">
    <w:abstractNumId w:val="29"/>
  </w:num>
  <w:num w:numId="78" w16cid:durableId="1331057685">
    <w:abstractNumId w:val="9"/>
  </w:num>
  <w:num w:numId="79" w16cid:durableId="275061947">
    <w:abstractNumId w:val="81"/>
  </w:num>
  <w:num w:numId="80" w16cid:durableId="1476871243">
    <w:abstractNumId w:val="86"/>
  </w:num>
  <w:num w:numId="81" w16cid:durableId="30692840">
    <w:abstractNumId w:val="41"/>
  </w:num>
  <w:num w:numId="82" w16cid:durableId="1183207875">
    <w:abstractNumId w:val="96"/>
  </w:num>
  <w:num w:numId="83" w16cid:durableId="193232785">
    <w:abstractNumId w:val="87"/>
  </w:num>
  <w:num w:numId="84" w16cid:durableId="1238830926">
    <w:abstractNumId w:val="51"/>
  </w:num>
  <w:num w:numId="85" w16cid:durableId="1913736936">
    <w:abstractNumId w:val="61"/>
  </w:num>
  <w:num w:numId="86" w16cid:durableId="37514910">
    <w:abstractNumId w:val="83"/>
  </w:num>
  <w:num w:numId="87" w16cid:durableId="1220435902">
    <w:abstractNumId w:val="88"/>
  </w:num>
  <w:num w:numId="88" w16cid:durableId="1285112651">
    <w:abstractNumId w:val="62"/>
  </w:num>
  <w:num w:numId="89" w16cid:durableId="1671062570">
    <w:abstractNumId w:val="79"/>
  </w:num>
  <w:num w:numId="90" w16cid:durableId="782967273">
    <w:abstractNumId w:val="82"/>
  </w:num>
  <w:num w:numId="91" w16cid:durableId="602997104">
    <w:abstractNumId w:val="24"/>
  </w:num>
  <w:num w:numId="92" w16cid:durableId="176576746">
    <w:abstractNumId w:val="63"/>
  </w:num>
  <w:num w:numId="93" w16cid:durableId="1827936977">
    <w:abstractNumId w:val="69"/>
  </w:num>
  <w:num w:numId="94" w16cid:durableId="775564397">
    <w:abstractNumId w:val="12"/>
  </w:num>
  <w:num w:numId="95" w16cid:durableId="1694458035">
    <w:abstractNumId w:val="25"/>
  </w:num>
  <w:num w:numId="96" w16cid:durableId="996033059">
    <w:abstractNumId w:val="91"/>
  </w:num>
  <w:num w:numId="97" w16cid:durableId="1635599697">
    <w:abstractNumId w:val="0"/>
  </w:num>
  <w:num w:numId="98" w16cid:durableId="1511723237">
    <w:abstractNumId w:val="10"/>
  </w:num>
  <w:num w:numId="99" w16cid:durableId="534119370">
    <w:abstractNumId w:val="77"/>
  </w:num>
  <w:num w:numId="100" w16cid:durableId="390662111">
    <w:abstractNumId w:val="14"/>
  </w:num>
  <w:num w:numId="101" w16cid:durableId="1871142908">
    <w:abstractNumId w:val="32"/>
  </w:num>
  <w:num w:numId="102" w16cid:durableId="19827600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CBE"/>
    <w:rsid w:val="000776FE"/>
    <w:rsid w:val="00133BCE"/>
    <w:rsid w:val="001344AA"/>
    <w:rsid w:val="00155014"/>
    <w:rsid w:val="00193A7B"/>
    <w:rsid w:val="001A29DB"/>
    <w:rsid w:val="001C448F"/>
    <w:rsid w:val="001E3913"/>
    <w:rsid w:val="00221770"/>
    <w:rsid w:val="002728E7"/>
    <w:rsid w:val="002B5A13"/>
    <w:rsid w:val="00302849"/>
    <w:rsid w:val="0032036C"/>
    <w:rsid w:val="003360C9"/>
    <w:rsid w:val="00336C45"/>
    <w:rsid w:val="00374FA4"/>
    <w:rsid w:val="00380774"/>
    <w:rsid w:val="00380D86"/>
    <w:rsid w:val="00393CF0"/>
    <w:rsid w:val="003A2E55"/>
    <w:rsid w:val="003E702E"/>
    <w:rsid w:val="003F7176"/>
    <w:rsid w:val="00414333"/>
    <w:rsid w:val="0046055D"/>
    <w:rsid w:val="0046281F"/>
    <w:rsid w:val="00526767"/>
    <w:rsid w:val="00540BFA"/>
    <w:rsid w:val="0055135D"/>
    <w:rsid w:val="0056342E"/>
    <w:rsid w:val="005A2463"/>
    <w:rsid w:val="005B08A4"/>
    <w:rsid w:val="005D6511"/>
    <w:rsid w:val="005E308D"/>
    <w:rsid w:val="005F282D"/>
    <w:rsid w:val="006023EC"/>
    <w:rsid w:val="00637A9C"/>
    <w:rsid w:val="00642D5F"/>
    <w:rsid w:val="00645A22"/>
    <w:rsid w:val="006609A4"/>
    <w:rsid w:val="006A7CEB"/>
    <w:rsid w:val="006D5318"/>
    <w:rsid w:val="00706BE3"/>
    <w:rsid w:val="007326F3"/>
    <w:rsid w:val="007655F4"/>
    <w:rsid w:val="007823AB"/>
    <w:rsid w:val="00783FEC"/>
    <w:rsid w:val="00787CC2"/>
    <w:rsid w:val="007901E9"/>
    <w:rsid w:val="00794B11"/>
    <w:rsid w:val="007A3758"/>
    <w:rsid w:val="007F57AC"/>
    <w:rsid w:val="00817908"/>
    <w:rsid w:val="00832A38"/>
    <w:rsid w:val="00851123"/>
    <w:rsid w:val="008560BA"/>
    <w:rsid w:val="008B2E12"/>
    <w:rsid w:val="00921F61"/>
    <w:rsid w:val="00983B50"/>
    <w:rsid w:val="009D6391"/>
    <w:rsid w:val="00A00B48"/>
    <w:rsid w:val="00A153C3"/>
    <w:rsid w:val="00A24065"/>
    <w:rsid w:val="00A2519E"/>
    <w:rsid w:val="00A3349A"/>
    <w:rsid w:val="00A6283A"/>
    <w:rsid w:val="00A63331"/>
    <w:rsid w:val="00A65381"/>
    <w:rsid w:val="00AC2159"/>
    <w:rsid w:val="00AC4557"/>
    <w:rsid w:val="00B04FE5"/>
    <w:rsid w:val="00B107B9"/>
    <w:rsid w:val="00B12E4A"/>
    <w:rsid w:val="00B8247C"/>
    <w:rsid w:val="00B84562"/>
    <w:rsid w:val="00BD4B76"/>
    <w:rsid w:val="00BD6B73"/>
    <w:rsid w:val="00BE50BC"/>
    <w:rsid w:val="00BF2671"/>
    <w:rsid w:val="00C25EE1"/>
    <w:rsid w:val="00C33E68"/>
    <w:rsid w:val="00CC5E34"/>
    <w:rsid w:val="00CF23D2"/>
    <w:rsid w:val="00D121C2"/>
    <w:rsid w:val="00D166E4"/>
    <w:rsid w:val="00D23AFE"/>
    <w:rsid w:val="00D66844"/>
    <w:rsid w:val="00D7076E"/>
    <w:rsid w:val="00DA0641"/>
    <w:rsid w:val="00DA1C25"/>
    <w:rsid w:val="00DB472A"/>
    <w:rsid w:val="00DD2D12"/>
    <w:rsid w:val="00DD4A82"/>
    <w:rsid w:val="00DE16B6"/>
    <w:rsid w:val="00E06749"/>
    <w:rsid w:val="00E543C6"/>
    <w:rsid w:val="00E5775A"/>
    <w:rsid w:val="00E63953"/>
    <w:rsid w:val="00E65CBE"/>
    <w:rsid w:val="00E87575"/>
    <w:rsid w:val="00E95A44"/>
    <w:rsid w:val="00EA1FD1"/>
    <w:rsid w:val="00EA4C69"/>
    <w:rsid w:val="00EB6B18"/>
    <w:rsid w:val="00ED654B"/>
    <w:rsid w:val="00EE33A4"/>
    <w:rsid w:val="00EF5B21"/>
    <w:rsid w:val="00F33850"/>
    <w:rsid w:val="00F550ED"/>
    <w:rsid w:val="00F808D9"/>
    <w:rsid w:val="00F94214"/>
    <w:rsid w:val="00FE7FF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84B81"/>
  <w15:chartTrackingRefBased/>
  <w15:docId w15:val="{F8A2959D-82B4-479F-830B-2EF4F903A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8"/>
        <w:szCs w:val="28"/>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557"/>
  </w:style>
  <w:style w:type="paragraph" w:styleId="Heading1">
    <w:name w:val="heading 1"/>
    <w:basedOn w:val="Normal"/>
    <w:next w:val="Normal"/>
    <w:link w:val="Heading1Char"/>
    <w:uiPriority w:val="9"/>
    <w:qFormat/>
    <w:rsid w:val="00E65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CB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E65C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65CB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5C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5C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5C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5C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CB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E65CB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65CB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65CB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5CB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5CB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5CB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5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CBE"/>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E65CB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E65CBE"/>
    <w:pPr>
      <w:spacing w:before="160"/>
      <w:jc w:val="center"/>
    </w:pPr>
    <w:rPr>
      <w:i/>
      <w:iCs/>
      <w:color w:val="404040" w:themeColor="text1" w:themeTint="BF"/>
    </w:rPr>
  </w:style>
  <w:style w:type="character" w:customStyle="1" w:styleId="QuoteChar">
    <w:name w:val="Quote Char"/>
    <w:basedOn w:val="DefaultParagraphFont"/>
    <w:link w:val="Quote"/>
    <w:uiPriority w:val="29"/>
    <w:rsid w:val="00E65CBE"/>
    <w:rPr>
      <w:i/>
      <w:iCs/>
      <w:color w:val="404040" w:themeColor="text1" w:themeTint="BF"/>
    </w:rPr>
  </w:style>
  <w:style w:type="paragraph" w:styleId="ListParagraph">
    <w:name w:val="List Paragraph"/>
    <w:basedOn w:val="Normal"/>
    <w:uiPriority w:val="34"/>
    <w:qFormat/>
    <w:rsid w:val="00E65CBE"/>
    <w:pPr>
      <w:ind w:left="720"/>
      <w:contextualSpacing/>
    </w:pPr>
  </w:style>
  <w:style w:type="character" w:styleId="IntenseEmphasis">
    <w:name w:val="Intense Emphasis"/>
    <w:basedOn w:val="DefaultParagraphFont"/>
    <w:uiPriority w:val="21"/>
    <w:qFormat/>
    <w:rsid w:val="00E65CBE"/>
    <w:rPr>
      <w:i/>
      <w:iCs/>
      <w:color w:val="0F4761" w:themeColor="accent1" w:themeShade="BF"/>
    </w:rPr>
  </w:style>
  <w:style w:type="paragraph" w:styleId="IntenseQuote">
    <w:name w:val="Intense Quote"/>
    <w:basedOn w:val="Normal"/>
    <w:next w:val="Normal"/>
    <w:link w:val="IntenseQuoteChar"/>
    <w:uiPriority w:val="30"/>
    <w:qFormat/>
    <w:rsid w:val="00E65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CBE"/>
    <w:rPr>
      <w:i/>
      <w:iCs/>
      <w:color w:val="0F4761" w:themeColor="accent1" w:themeShade="BF"/>
    </w:rPr>
  </w:style>
  <w:style w:type="character" w:styleId="IntenseReference">
    <w:name w:val="Intense Reference"/>
    <w:basedOn w:val="DefaultParagraphFont"/>
    <w:uiPriority w:val="32"/>
    <w:qFormat/>
    <w:rsid w:val="00E65C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46</Pages>
  <Words>8460</Words>
  <Characters>48227</Characters>
  <Application>Microsoft Office Word</Application>
  <DocSecurity>0</DocSecurity>
  <Lines>401</Lines>
  <Paragraphs>113</Paragraphs>
  <ScaleCrop>false</ScaleCrop>
  <Company/>
  <LinksUpToDate>false</LinksUpToDate>
  <CharactersWithSpaces>56574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Srikrishna .</dc:creator>
  <cp:keywords/>
  <dc:description/>
  <cp:lastModifiedBy>Srikrishna .</cp:lastModifiedBy>
  <cp:revision>118</cp:revision>
  <dcterms:created xsi:type="dcterms:W3CDTF">2025-12-03T07:42:00Z</dcterms:created>
  <dcterms:modified xsi:type="dcterms:W3CDTF">2026-04-07T14:16:00Z</dcterms:modified>
</cp:coreProperties>
</file>